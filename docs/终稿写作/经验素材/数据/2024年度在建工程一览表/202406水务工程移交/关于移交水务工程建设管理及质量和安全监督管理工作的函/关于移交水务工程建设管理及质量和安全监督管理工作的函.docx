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0" w:lineRule="exact"/>
        <w:rPr>
          <w:rFonts w:hint="eastAsia"/>
        </w:rPr>
      </w:pPr>
      <w:bookmarkStart w:id="1" w:name="_GoBack"/>
      <w:bookmarkEnd w:id="1"/>
      <w:r>
        <w:pict>
          <v:shape id="_x0000_s1026" o:spid="_x0000_s1026" o:spt="75" type="#_x0000_t75" style="position:absolute;left:0pt;margin-left:-88pt;margin-top:-72.65pt;height:841.9pt;width:595.2pt;z-index:-251657216;mso-width-relative:page;mso-height-relative:page;" filled="f" stroked="f" coordsize="21600,21600">
            <v:path/>
            <v:fill on="f" focussize="0,0"/>
            <v:stroke on="f"/>
            <v:imagedata r:id="rId6" o:title="Desktop深圳市南山区住房和建设局（函纸）1"/>
            <o:lock v:ext="edit" aspectratio="t"/>
          </v:shape>
        </w:pict>
      </w:r>
    </w:p>
    <w:p>
      <w:pPr>
        <w:spacing w:line="20" w:lineRule="exact"/>
        <w:rPr>
          <w:rFonts w:hint="eastAsia"/>
        </w:rPr>
      </w:pPr>
    </w:p>
    <w:p>
      <w:bookmarkStart w:id="0" w:name="zhengwen"/>
      <w:bookmarkEnd w:id="0"/>
    </w:p>
    <w:p>
      <w:pPr>
        <w:jc w:val="center"/>
        <w:rPr>
          <w:del w:id="36" w:author="逯顾斌" w:date="2024-07-17T14:15:45Z"/>
          <w:rFonts w:hint="eastAsia"/>
          <w:sz w:val="44"/>
          <w:szCs w:val="44"/>
        </w:rPr>
      </w:pPr>
    </w:p>
    <w:p>
      <w:pPr>
        <w:jc w:val="center"/>
        <w:rPr>
          <w:rFonts w:hint="eastAsia"/>
          <w:sz w:val="44"/>
          <w:szCs w:val="44"/>
        </w:rPr>
      </w:pPr>
    </w:p>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ins w:id="38" w:author="住建局帐户" w:date="2024-07-22T16:49:33Z"/>
          <w:rFonts w:hint="eastAsia"/>
          <w:sz w:val="44"/>
          <w:szCs w:val="44"/>
        </w:rPr>
        <w:pPrChange w:id="37" w:author="逯顾斌" w:date="2024-07-17T14:15:42Z">
          <w:pPr>
            <w:keepNext w:val="0"/>
            <w:keepLines w:val="0"/>
            <w:pageBreakBefore w:val="0"/>
            <w:widowControl w:val="0"/>
            <w:kinsoku/>
            <w:wordWrap/>
            <w:overflowPunct/>
            <w:topLinePunct w:val="0"/>
            <w:autoSpaceDE/>
            <w:autoSpaceDN/>
            <w:bidi w:val="0"/>
            <w:adjustRightInd/>
            <w:snapToGrid/>
            <w:spacing w:line="520" w:lineRule="exact"/>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sz w:val="44"/>
          <w:szCs w:val="44"/>
        </w:rPr>
        <w:pPrChange w:id="39" w:author="逯顾斌" w:date="2024-07-17T14:15:42Z">
          <w:pPr>
            <w:keepNext w:val="0"/>
            <w:keepLines w:val="0"/>
            <w:pageBreakBefore w:val="0"/>
            <w:widowControl w:val="0"/>
            <w:kinsoku/>
            <w:wordWrap/>
            <w:overflowPunct/>
            <w:topLinePunct w:val="0"/>
            <w:autoSpaceDE/>
            <w:autoSpaceDN/>
            <w:bidi w:val="0"/>
            <w:adjustRightInd/>
            <w:snapToGrid/>
            <w:spacing w:line="520" w:lineRule="exact"/>
            <w:jc w:val="center"/>
            <w:textAlignment w:val="auto"/>
          </w:pPr>
        </w:pPrChange>
      </w:pPr>
      <w:r>
        <w:rPr>
          <w:rFonts w:hint="eastAsia"/>
          <w:sz w:val="44"/>
          <w:szCs w:val="44"/>
        </w:rPr>
        <w:t>关于移交水务工程建设管理及质量和安全监督管理工作的函</w:t>
      </w:r>
    </w:p>
    <w:p>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eastAsia"/>
          <w:sz w:val="44"/>
          <w:szCs w:val="44"/>
        </w:rPr>
        <w:pPrChange w:id="40" w:author="逯顾斌" w:date="2024-07-17T14:15:42Z">
          <w:pPr>
            <w:keepNext w:val="0"/>
            <w:keepLines w:val="0"/>
            <w:pageBreakBefore w:val="0"/>
            <w:widowControl w:val="0"/>
            <w:kinsoku/>
            <w:wordWrap/>
            <w:overflowPunct/>
            <w:topLinePunct w:val="0"/>
            <w:autoSpaceDE/>
            <w:autoSpaceDN/>
            <w:bidi w:val="0"/>
            <w:adjustRightInd/>
            <w:snapToGrid/>
            <w:spacing w:line="520" w:lineRule="exact"/>
            <w:jc w:val="left"/>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eastAsia" w:ascii="仿宋_GB2312" w:hAnsi="仿宋_GB2312" w:eastAsia="仿宋_GB2312" w:cs="仿宋_GB2312"/>
          <w:sz w:val="32"/>
          <w:szCs w:val="32"/>
          <w:lang w:eastAsia="zh-CN"/>
        </w:rPr>
        <w:pPrChange w:id="41" w:author="逯顾斌" w:date="2024-07-17T14:15:42Z">
          <w:pPr>
            <w:keepNext w:val="0"/>
            <w:keepLines w:val="0"/>
            <w:pageBreakBefore w:val="0"/>
            <w:widowControl w:val="0"/>
            <w:kinsoku/>
            <w:wordWrap/>
            <w:overflowPunct/>
            <w:topLinePunct w:val="0"/>
            <w:autoSpaceDE/>
            <w:autoSpaceDN/>
            <w:bidi w:val="0"/>
            <w:adjustRightInd/>
            <w:snapToGrid/>
            <w:spacing w:line="520" w:lineRule="exact"/>
            <w:jc w:val="left"/>
            <w:textAlignment w:val="auto"/>
          </w:pPr>
        </w:pPrChange>
      </w:pPr>
      <w:r>
        <w:rPr>
          <w:rFonts w:hint="eastAsia" w:ascii="仿宋_GB2312" w:hAnsi="仿宋_GB2312" w:eastAsia="仿宋_GB2312" w:cs="仿宋_GB2312"/>
          <w:sz w:val="32"/>
          <w:szCs w:val="32"/>
          <w:lang w:eastAsia="zh-CN"/>
        </w:rPr>
        <w:t>区水务局：</w:t>
      </w:r>
    </w:p>
    <w:p>
      <w:pPr>
        <w:keepNext w:val="0"/>
        <w:keepLines w:val="0"/>
        <w:pageBreakBefore w:val="0"/>
        <w:widowControl w:val="0"/>
        <w:kinsoku/>
        <w:wordWrap/>
        <w:overflowPunct/>
        <w:topLinePunct w:val="0"/>
        <w:autoSpaceDE/>
        <w:autoSpaceDN/>
        <w:bidi w:val="0"/>
        <w:adjustRightInd/>
        <w:snapToGrid/>
        <w:spacing w:line="500" w:lineRule="exact"/>
        <w:ind w:firstLine="640"/>
        <w:jc w:val="left"/>
        <w:textAlignment w:val="auto"/>
        <w:rPr>
          <w:rFonts w:hint="eastAsia" w:ascii="仿宋_GB2312" w:hAnsi="仿宋_GB2312" w:eastAsia="仿宋_GB2312" w:cs="仿宋_GB2312"/>
          <w:sz w:val="32"/>
          <w:szCs w:val="32"/>
          <w:lang w:val="en-US" w:eastAsia="zh-CN"/>
        </w:rPr>
        <w:pPrChange w:id="42" w:author="逯顾斌" w:date="2024-07-17T14:15:42Z">
          <w:pPr>
            <w:keepNext w:val="0"/>
            <w:keepLines w:val="0"/>
            <w:pageBreakBefore w:val="0"/>
            <w:widowControl w:val="0"/>
            <w:kinsoku/>
            <w:wordWrap/>
            <w:overflowPunct/>
            <w:topLinePunct w:val="0"/>
            <w:autoSpaceDE/>
            <w:autoSpaceDN/>
            <w:bidi w:val="0"/>
            <w:adjustRightInd/>
            <w:snapToGrid/>
            <w:spacing w:line="520" w:lineRule="exact"/>
            <w:ind w:firstLine="640"/>
            <w:jc w:val="left"/>
            <w:textAlignment w:val="auto"/>
          </w:pPr>
        </w:pPrChange>
      </w:pPr>
      <w:r>
        <w:rPr>
          <w:rFonts w:hint="eastAsia" w:ascii="仿宋_GB2312" w:hAnsi="仿宋_GB2312" w:eastAsia="仿宋_GB2312" w:cs="仿宋_GB2312"/>
          <w:sz w:val="32"/>
          <w:szCs w:val="32"/>
          <w:lang w:val="en-US" w:eastAsia="zh-CN"/>
        </w:rPr>
        <w:t>根据区委编办2024年6月7日下发的《中共深圳市南山区委机构编制委员会办公室关于深圳市南山区水务局机构编制调整有关事项的通知》有关要求，辖区内水务工程项目将移交贵局进行质量安全监管。我局已对当前进行质量安全监督管理的水务工程项目进行梳理，详见《南山区管水务工程项目移交清单》。我局将从</w:t>
      </w:r>
      <w:del w:id="43" w:author="质安科" w:date="2024-07-17T11:14:03Z">
        <w:r>
          <w:rPr>
            <w:rFonts w:hint="default" w:ascii="仿宋_GB2312" w:hAnsi="仿宋_GB2312" w:eastAsia="仿宋_GB2312" w:cs="仿宋_GB2312"/>
            <w:sz w:val="32"/>
            <w:szCs w:val="32"/>
            <w:lang w:val="en-US" w:eastAsia="zh-CN"/>
          </w:rPr>
          <w:delText>2024年7月8日</w:delText>
        </w:r>
      </w:del>
      <w:ins w:id="44" w:author="质安科" w:date="2024-07-17T11:14:07Z">
        <w:r>
          <w:rPr>
            <w:rFonts w:hint="eastAsia" w:ascii="仿宋_GB2312" w:hAnsi="仿宋_GB2312" w:eastAsia="仿宋_GB2312" w:cs="仿宋_GB2312"/>
            <w:sz w:val="32"/>
            <w:szCs w:val="32"/>
            <w:lang w:val="en-US" w:eastAsia="zh-CN"/>
          </w:rPr>
          <w:t>即日</w:t>
        </w:r>
      </w:ins>
      <w:r>
        <w:rPr>
          <w:rFonts w:hint="eastAsia" w:ascii="仿宋_GB2312" w:hAnsi="仿宋_GB2312" w:eastAsia="仿宋_GB2312" w:cs="仿宋_GB2312"/>
          <w:sz w:val="32"/>
          <w:szCs w:val="32"/>
          <w:lang w:val="en-US" w:eastAsia="zh-CN"/>
        </w:rPr>
        <w:t>起不再对清单中项目进行质量安全监督管理，请贵局自行做好南山区水务项目的质量安全监督管理工作。</w:t>
      </w:r>
    </w:p>
    <w:p>
      <w:pPr>
        <w:keepNext w:val="0"/>
        <w:keepLines w:val="0"/>
        <w:pageBreakBefore w:val="0"/>
        <w:widowControl w:val="0"/>
        <w:kinsoku/>
        <w:wordWrap/>
        <w:overflowPunct/>
        <w:topLinePunct w:val="0"/>
        <w:autoSpaceDE/>
        <w:autoSpaceDN/>
        <w:bidi w:val="0"/>
        <w:adjustRightInd/>
        <w:snapToGrid/>
        <w:spacing w:line="500" w:lineRule="exact"/>
        <w:ind w:firstLine="640"/>
        <w:jc w:val="left"/>
        <w:textAlignment w:val="auto"/>
        <w:rPr>
          <w:rFonts w:hint="eastAsia" w:ascii="仿宋_GB2312" w:hAnsi="仿宋_GB2312" w:eastAsia="仿宋_GB2312" w:cs="仿宋_GB2312"/>
          <w:sz w:val="32"/>
          <w:szCs w:val="32"/>
          <w:lang w:val="en-US" w:eastAsia="zh-CN"/>
        </w:rPr>
        <w:pPrChange w:id="45" w:author="逯顾斌" w:date="2024-07-17T14:15:42Z">
          <w:pPr>
            <w:keepNext w:val="0"/>
            <w:keepLines w:val="0"/>
            <w:pageBreakBefore w:val="0"/>
            <w:widowControl w:val="0"/>
            <w:kinsoku/>
            <w:wordWrap/>
            <w:overflowPunct/>
            <w:topLinePunct w:val="0"/>
            <w:autoSpaceDE/>
            <w:autoSpaceDN/>
            <w:bidi w:val="0"/>
            <w:adjustRightInd/>
            <w:snapToGrid/>
            <w:spacing w:line="520" w:lineRule="exact"/>
            <w:ind w:firstLine="640"/>
            <w:jc w:val="left"/>
            <w:textAlignment w:val="auto"/>
          </w:pPr>
        </w:pPrChange>
      </w:pPr>
      <w:r>
        <w:rPr>
          <w:rFonts w:hint="eastAsia" w:ascii="仿宋_GB2312" w:hAnsi="仿宋_GB2312" w:eastAsia="仿宋_GB2312" w:cs="仿宋_GB2312"/>
          <w:sz w:val="32"/>
          <w:szCs w:val="32"/>
          <w:lang w:val="en-US" w:eastAsia="zh-CN"/>
        </w:rPr>
        <w:t>特此致函。</w:t>
      </w:r>
    </w:p>
    <w:p>
      <w:pPr>
        <w:keepNext w:val="0"/>
        <w:keepLines w:val="0"/>
        <w:pageBreakBefore w:val="0"/>
        <w:widowControl w:val="0"/>
        <w:kinsoku/>
        <w:wordWrap/>
        <w:overflowPunct/>
        <w:topLinePunct w:val="0"/>
        <w:autoSpaceDE/>
        <w:autoSpaceDN/>
        <w:bidi w:val="0"/>
        <w:adjustRightInd/>
        <w:snapToGrid/>
        <w:spacing w:line="500" w:lineRule="exact"/>
        <w:ind w:firstLine="640"/>
        <w:jc w:val="left"/>
        <w:textAlignment w:val="auto"/>
        <w:rPr>
          <w:rFonts w:hint="eastAsia" w:ascii="仿宋_GB2312" w:hAnsi="仿宋_GB2312" w:eastAsia="仿宋_GB2312" w:cs="仿宋_GB2312"/>
          <w:sz w:val="32"/>
          <w:szCs w:val="32"/>
          <w:lang w:val="en-US" w:eastAsia="zh-CN"/>
        </w:rPr>
        <w:pPrChange w:id="46" w:author="逯顾斌" w:date="2024-07-17T14:15:42Z">
          <w:pPr>
            <w:keepNext w:val="0"/>
            <w:keepLines w:val="0"/>
            <w:pageBreakBefore w:val="0"/>
            <w:widowControl w:val="0"/>
            <w:kinsoku/>
            <w:wordWrap/>
            <w:overflowPunct/>
            <w:topLinePunct w:val="0"/>
            <w:autoSpaceDE/>
            <w:autoSpaceDN/>
            <w:bidi w:val="0"/>
            <w:adjustRightInd/>
            <w:snapToGrid/>
            <w:spacing w:line="520" w:lineRule="exact"/>
            <w:ind w:firstLine="640"/>
            <w:jc w:val="left"/>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left="1598" w:leftChars="304" w:hanging="960" w:hangingChars="300"/>
        <w:jc w:val="left"/>
        <w:textAlignment w:val="auto"/>
        <w:rPr>
          <w:rFonts w:hint="eastAsia" w:ascii="仿宋_GB2312" w:hAnsi="仿宋_GB2312" w:eastAsia="仿宋_GB2312" w:cs="仿宋_GB2312"/>
          <w:sz w:val="32"/>
          <w:szCs w:val="32"/>
          <w:lang w:val="en-US" w:eastAsia="zh-CN"/>
        </w:rPr>
        <w:pPrChange w:id="47" w:author="逯顾斌" w:date="2024-07-17T14:15:42Z">
          <w:pPr>
            <w:keepNext w:val="0"/>
            <w:keepLines w:val="0"/>
            <w:pageBreakBefore w:val="0"/>
            <w:widowControl w:val="0"/>
            <w:kinsoku/>
            <w:wordWrap/>
            <w:overflowPunct/>
            <w:topLinePunct w:val="0"/>
            <w:autoSpaceDE/>
            <w:autoSpaceDN/>
            <w:bidi w:val="0"/>
            <w:adjustRightInd/>
            <w:snapToGrid/>
            <w:spacing w:line="520" w:lineRule="exact"/>
            <w:ind w:left="1598" w:leftChars="304" w:hanging="960" w:hangingChars="300"/>
            <w:jc w:val="left"/>
            <w:textAlignment w:val="auto"/>
          </w:pPr>
        </w:pPrChange>
      </w:pPr>
      <w:r>
        <w:rPr>
          <w:rFonts w:hint="eastAsia" w:ascii="仿宋_GB2312" w:hAnsi="仿宋_GB2312" w:eastAsia="仿宋_GB2312" w:cs="仿宋_GB2312"/>
          <w:sz w:val="32"/>
          <w:szCs w:val="32"/>
          <w:lang w:val="en-US" w:eastAsia="zh-CN"/>
        </w:rPr>
        <w:t>附件：1.《中共深圳市南山区委机构编制委员会办公室关于深圳市南山区水务局机构编制调整有关事项的通知》</w:t>
      </w:r>
    </w:p>
    <w:p>
      <w:pPr>
        <w:keepNext w:val="0"/>
        <w:keepLines w:val="0"/>
        <w:pageBreakBefore w:val="0"/>
        <w:widowControl w:val="0"/>
        <w:kinsoku/>
        <w:wordWrap/>
        <w:overflowPunct/>
        <w:topLinePunct w:val="0"/>
        <w:autoSpaceDE/>
        <w:autoSpaceDN/>
        <w:bidi w:val="0"/>
        <w:adjustRightInd/>
        <w:snapToGrid/>
        <w:spacing w:line="500" w:lineRule="exact"/>
        <w:ind w:firstLine="1609" w:firstLineChars="503"/>
        <w:jc w:val="left"/>
        <w:textAlignment w:val="auto"/>
        <w:rPr>
          <w:rFonts w:hint="default" w:ascii="仿宋_GB2312" w:hAnsi="仿宋_GB2312" w:eastAsia="仿宋_GB2312" w:cs="仿宋_GB2312"/>
          <w:sz w:val="32"/>
          <w:szCs w:val="32"/>
          <w:lang w:val="en-US" w:eastAsia="zh-CN"/>
        </w:rPr>
        <w:pPrChange w:id="48" w:author="逯顾斌" w:date="2024-07-17T14:15:42Z">
          <w:pPr>
            <w:keepNext w:val="0"/>
            <w:keepLines w:val="0"/>
            <w:pageBreakBefore w:val="0"/>
            <w:widowControl w:val="0"/>
            <w:kinsoku/>
            <w:wordWrap/>
            <w:overflowPunct/>
            <w:topLinePunct w:val="0"/>
            <w:autoSpaceDE/>
            <w:autoSpaceDN/>
            <w:bidi w:val="0"/>
            <w:adjustRightInd/>
            <w:snapToGrid/>
            <w:spacing w:line="520" w:lineRule="exact"/>
            <w:ind w:firstLine="1609" w:firstLineChars="503"/>
            <w:jc w:val="left"/>
            <w:textAlignment w:val="auto"/>
          </w:pPr>
        </w:pPrChange>
      </w:pPr>
      <w:r>
        <w:rPr>
          <w:rFonts w:hint="eastAsia" w:ascii="仿宋_GB2312" w:hAnsi="仿宋_GB2312" w:eastAsia="仿宋_GB2312" w:cs="仿宋_GB2312"/>
          <w:sz w:val="32"/>
          <w:szCs w:val="32"/>
          <w:lang w:val="en-US" w:eastAsia="zh-CN"/>
        </w:rPr>
        <w:t>2.南山区管水务工程项目移交清单</w:t>
      </w:r>
    </w:p>
    <w:p>
      <w:pPr>
        <w:keepNext w:val="0"/>
        <w:keepLines w:val="0"/>
        <w:pageBreakBefore w:val="0"/>
        <w:widowControl w:val="0"/>
        <w:kinsoku/>
        <w:wordWrap/>
        <w:overflowPunct/>
        <w:topLinePunct w:val="0"/>
        <w:autoSpaceDE/>
        <w:autoSpaceDN/>
        <w:bidi w:val="0"/>
        <w:adjustRightInd/>
        <w:snapToGrid/>
        <w:spacing w:line="500" w:lineRule="exact"/>
        <w:ind w:firstLine="640"/>
        <w:jc w:val="right"/>
        <w:textAlignment w:val="auto"/>
        <w:rPr>
          <w:rFonts w:hint="eastAsia" w:ascii="仿宋_GB2312" w:hAnsi="仿宋_GB2312" w:eastAsia="仿宋_GB2312" w:cs="仿宋_GB2312"/>
          <w:sz w:val="32"/>
          <w:szCs w:val="32"/>
          <w:lang w:val="en-US" w:eastAsia="zh-CN"/>
        </w:rPr>
        <w:pPrChange w:id="49" w:author="逯顾斌" w:date="2024-07-17T14:15:42Z">
          <w:pPr>
            <w:keepNext w:val="0"/>
            <w:keepLines w:val="0"/>
            <w:pageBreakBefore w:val="0"/>
            <w:widowControl w:val="0"/>
            <w:kinsoku/>
            <w:wordWrap/>
            <w:overflowPunct/>
            <w:topLinePunct w:val="0"/>
            <w:autoSpaceDE/>
            <w:autoSpaceDN/>
            <w:bidi w:val="0"/>
            <w:adjustRightInd/>
            <w:snapToGrid/>
            <w:spacing w:line="520" w:lineRule="exact"/>
            <w:ind w:firstLine="640"/>
            <w:jc w:val="right"/>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640"/>
        <w:jc w:val="right"/>
        <w:textAlignment w:val="auto"/>
        <w:rPr>
          <w:ins w:id="51" w:author="住建局帐户" w:date="2024-07-22T16:49:44Z"/>
          <w:rFonts w:hint="eastAsia" w:ascii="仿宋_GB2312" w:hAnsi="仿宋_GB2312" w:eastAsia="仿宋_GB2312" w:cs="仿宋_GB2312"/>
          <w:sz w:val="32"/>
          <w:szCs w:val="32"/>
          <w:lang w:val="en-US" w:eastAsia="zh-CN"/>
        </w:rPr>
        <w:pPrChange w:id="50" w:author="逯顾斌" w:date="2024-07-17T14:15:42Z">
          <w:pPr>
            <w:keepNext w:val="0"/>
            <w:keepLines w:val="0"/>
            <w:pageBreakBefore w:val="0"/>
            <w:widowControl w:val="0"/>
            <w:kinsoku/>
            <w:wordWrap/>
            <w:overflowPunct/>
            <w:topLinePunct w:val="0"/>
            <w:autoSpaceDE/>
            <w:autoSpaceDN/>
            <w:bidi w:val="0"/>
            <w:adjustRightInd/>
            <w:snapToGrid/>
            <w:spacing w:line="520" w:lineRule="exact"/>
            <w:ind w:firstLine="640"/>
            <w:jc w:val="right"/>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640"/>
        <w:jc w:val="right"/>
        <w:textAlignment w:val="auto"/>
        <w:rPr>
          <w:ins w:id="53" w:author="住建局帐户" w:date="2024-07-22T16:49:45Z"/>
          <w:rFonts w:hint="eastAsia" w:ascii="仿宋_GB2312" w:hAnsi="仿宋_GB2312" w:eastAsia="仿宋_GB2312" w:cs="仿宋_GB2312"/>
          <w:sz w:val="32"/>
          <w:szCs w:val="32"/>
          <w:lang w:val="en-US" w:eastAsia="zh-CN"/>
        </w:rPr>
        <w:pPrChange w:id="52" w:author="逯顾斌" w:date="2024-07-17T14:15:42Z">
          <w:pPr>
            <w:keepNext w:val="0"/>
            <w:keepLines w:val="0"/>
            <w:pageBreakBefore w:val="0"/>
            <w:widowControl w:val="0"/>
            <w:kinsoku/>
            <w:wordWrap/>
            <w:overflowPunct/>
            <w:topLinePunct w:val="0"/>
            <w:autoSpaceDE/>
            <w:autoSpaceDN/>
            <w:bidi w:val="0"/>
            <w:adjustRightInd/>
            <w:snapToGrid/>
            <w:spacing w:line="520" w:lineRule="exact"/>
            <w:ind w:firstLine="640"/>
            <w:jc w:val="right"/>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640"/>
        <w:jc w:val="right"/>
        <w:textAlignment w:val="auto"/>
        <w:rPr>
          <w:ins w:id="55" w:author="住建局帐户" w:date="2024-07-22T16:49:45Z"/>
          <w:rFonts w:hint="eastAsia" w:ascii="仿宋_GB2312" w:hAnsi="仿宋_GB2312" w:eastAsia="仿宋_GB2312" w:cs="仿宋_GB2312"/>
          <w:sz w:val="32"/>
          <w:szCs w:val="32"/>
          <w:lang w:val="en-US" w:eastAsia="zh-CN"/>
        </w:rPr>
        <w:pPrChange w:id="54" w:author="逯顾斌" w:date="2024-07-17T14:15:42Z">
          <w:pPr>
            <w:keepNext w:val="0"/>
            <w:keepLines w:val="0"/>
            <w:pageBreakBefore w:val="0"/>
            <w:widowControl w:val="0"/>
            <w:kinsoku/>
            <w:wordWrap/>
            <w:overflowPunct/>
            <w:topLinePunct w:val="0"/>
            <w:autoSpaceDE/>
            <w:autoSpaceDN/>
            <w:bidi w:val="0"/>
            <w:adjustRightInd/>
            <w:snapToGrid/>
            <w:spacing w:line="520" w:lineRule="exact"/>
            <w:ind w:firstLine="640"/>
            <w:jc w:val="right"/>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640"/>
        <w:jc w:val="right"/>
        <w:textAlignment w:val="auto"/>
        <w:rPr>
          <w:ins w:id="57" w:author="住建局帐户" w:date="2024-07-22T16:49:46Z"/>
          <w:rFonts w:hint="eastAsia" w:ascii="仿宋_GB2312" w:hAnsi="仿宋_GB2312" w:eastAsia="仿宋_GB2312" w:cs="仿宋_GB2312"/>
          <w:sz w:val="32"/>
          <w:szCs w:val="32"/>
          <w:lang w:val="en-US" w:eastAsia="zh-CN"/>
        </w:rPr>
        <w:pPrChange w:id="56" w:author="逯顾斌" w:date="2024-07-17T14:15:42Z">
          <w:pPr>
            <w:keepNext w:val="0"/>
            <w:keepLines w:val="0"/>
            <w:pageBreakBefore w:val="0"/>
            <w:widowControl w:val="0"/>
            <w:kinsoku/>
            <w:wordWrap/>
            <w:overflowPunct/>
            <w:topLinePunct w:val="0"/>
            <w:autoSpaceDE/>
            <w:autoSpaceDN/>
            <w:bidi w:val="0"/>
            <w:adjustRightInd/>
            <w:snapToGrid/>
            <w:spacing w:line="520" w:lineRule="exact"/>
            <w:ind w:firstLine="640"/>
            <w:jc w:val="right"/>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640"/>
        <w:jc w:val="right"/>
        <w:textAlignment w:val="auto"/>
        <w:rPr>
          <w:ins w:id="59" w:author="住建局帐户" w:date="2024-07-22T16:49:46Z"/>
          <w:rFonts w:hint="eastAsia" w:ascii="仿宋_GB2312" w:hAnsi="仿宋_GB2312" w:eastAsia="仿宋_GB2312" w:cs="仿宋_GB2312"/>
          <w:sz w:val="32"/>
          <w:szCs w:val="32"/>
          <w:lang w:val="en-US" w:eastAsia="zh-CN"/>
        </w:rPr>
        <w:pPrChange w:id="58" w:author="逯顾斌" w:date="2024-07-17T14:15:42Z">
          <w:pPr>
            <w:keepNext w:val="0"/>
            <w:keepLines w:val="0"/>
            <w:pageBreakBefore w:val="0"/>
            <w:widowControl w:val="0"/>
            <w:kinsoku/>
            <w:wordWrap/>
            <w:overflowPunct/>
            <w:topLinePunct w:val="0"/>
            <w:autoSpaceDE/>
            <w:autoSpaceDN/>
            <w:bidi w:val="0"/>
            <w:adjustRightInd/>
            <w:snapToGrid/>
            <w:spacing w:line="520" w:lineRule="exact"/>
            <w:ind w:firstLine="640"/>
            <w:jc w:val="right"/>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61" w:author="住建局帐户" w:date="2024-07-22T16:49:47Z"/>
          <w:rFonts w:hint="eastAsia" w:ascii="仿宋_GB2312" w:hAnsi="仿宋_GB2312" w:eastAsia="仿宋_GB2312" w:cs="仿宋_GB2312"/>
          <w:sz w:val="32"/>
          <w:szCs w:val="32"/>
          <w:lang w:val="en-US" w:eastAsia="zh-CN"/>
        </w:rPr>
        <w:pPrChange w:id="60" w:author="住建局帐户" w:date="2024-07-22T16:50:00Z">
          <w:pPr>
            <w:keepNext w:val="0"/>
            <w:keepLines w:val="0"/>
            <w:pageBreakBefore w:val="0"/>
            <w:widowControl w:val="0"/>
            <w:kinsoku/>
            <w:wordWrap/>
            <w:overflowPunct/>
            <w:topLinePunct w:val="0"/>
            <w:autoSpaceDE/>
            <w:autoSpaceDN/>
            <w:bidi w:val="0"/>
            <w:adjustRightInd/>
            <w:snapToGrid/>
            <w:spacing w:line="520" w:lineRule="exact"/>
            <w:ind w:firstLine="640"/>
            <w:jc w:val="right"/>
            <w:textAlignment w:val="auto"/>
          </w:pPr>
        </w:pPrChange>
      </w:pPr>
      <w:ins w:id="62" w:author="住建局帐户" w:date="2024-07-22T16:49:52Z">
        <w:r>
          <w:rPr>
            <w:rFonts w:hint="eastAsia" w:ascii="仿宋_GB2312" w:hAnsi="仿宋_GB2312" w:eastAsia="仿宋_GB2312" w:cs="仿宋_GB2312"/>
            <w:sz w:val="32"/>
            <w:szCs w:val="32"/>
            <w:lang w:val="en-US" w:eastAsia="zh-CN"/>
          </w:rPr>
          <w:t>（</w:t>
        </w:r>
      </w:ins>
      <w:ins w:id="63" w:author="住建局帐户" w:date="2024-07-22T16:49:54Z">
        <w:r>
          <w:rPr>
            <w:rFonts w:hint="eastAsia" w:ascii="仿宋_GB2312" w:hAnsi="仿宋_GB2312" w:eastAsia="仿宋_GB2312" w:cs="仿宋_GB2312"/>
            <w:sz w:val="32"/>
            <w:szCs w:val="32"/>
            <w:lang w:val="en-US" w:eastAsia="zh-CN"/>
          </w:rPr>
          <w:t>此页</w:t>
        </w:r>
      </w:ins>
      <w:ins w:id="64" w:author="住建局帐户" w:date="2024-07-22T16:49:57Z">
        <w:r>
          <w:rPr>
            <w:rFonts w:hint="eastAsia" w:ascii="仿宋_GB2312" w:hAnsi="仿宋_GB2312" w:eastAsia="仿宋_GB2312" w:cs="仿宋_GB2312"/>
            <w:sz w:val="32"/>
            <w:szCs w:val="32"/>
            <w:lang w:val="en-US" w:eastAsia="zh-CN"/>
          </w:rPr>
          <w:t>无正文</w:t>
        </w:r>
      </w:ins>
      <w:ins w:id="65" w:author="住建局帐户" w:date="2024-07-22T16:49:52Z">
        <w:r>
          <w:rPr>
            <w:rFonts w:hint="eastAsia" w:ascii="仿宋_GB2312" w:hAnsi="仿宋_GB2312" w:eastAsia="仿宋_GB2312" w:cs="仿宋_GB2312"/>
            <w:sz w:val="32"/>
            <w:szCs w:val="32"/>
            <w:lang w:val="en-US" w:eastAsia="zh-CN"/>
          </w:rPr>
          <w:t>）</w:t>
        </w:r>
      </w:ins>
    </w:p>
    <w:p>
      <w:pPr>
        <w:keepNext w:val="0"/>
        <w:keepLines w:val="0"/>
        <w:pageBreakBefore w:val="0"/>
        <w:widowControl w:val="0"/>
        <w:kinsoku/>
        <w:wordWrap/>
        <w:overflowPunct/>
        <w:topLinePunct w:val="0"/>
        <w:autoSpaceDE/>
        <w:autoSpaceDN/>
        <w:bidi w:val="0"/>
        <w:adjustRightInd/>
        <w:snapToGrid/>
        <w:spacing w:line="500" w:lineRule="exact"/>
        <w:ind w:firstLine="640"/>
        <w:jc w:val="right"/>
        <w:textAlignment w:val="auto"/>
        <w:rPr>
          <w:ins w:id="67" w:author="住建局帐户" w:date="2024-07-22T16:49:48Z"/>
          <w:rFonts w:hint="eastAsia" w:ascii="仿宋_GB2312" w:hAnsi="仿宋_GB2312" w:eastAsia="仿宋_GB2312" w:cs="仿宋_GB2312"/>
          <w:sz w:val="32"/>
          <w:szCs w:val="32"/>
          <w:lang w:val="en-US" w:eastAsia="zh-CN"/>
        </w:rPr>
        <w:pPrChange w:id="66" w:author="逯顾斌" w:date="2024-07-17T14:15:42Z">
          <w:pPr>
            <w:keepNext w:val="0"/>
            <w:keepLines w:val="0"/>
            <w:pageBreakBefore w:val="0"/>
            <w:widowControl w:val="0"/>
            <w:kinsoku/>
            <w:wordWrap/>
            <w:overflowPunct/>
            <w:topLinePunct w:val="0"/>
            <w:autoSpaceDE/>
            <w:autoSpaceDN/>
            <w:bidi w:val="0"/>
            <w:adjustRightInd/>
            <w:snapToGrid/>
            <w:spacing w:line="520" w:lineRule="exact"/>
            <w:ind w:firstLine="640"/>
            <w:jc w:val="right"/>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640"/>
        <w:jc w:val="right"/>
        <w:textAlignment w:val="auto"/>
        <w:rPr>
          <w:ins w:id="69" w:author="住建局帐户" w:date="2024-07-22T16:50:07Z"/>
          <w:rFonts w:hint="eastAsia" w:ascii="仿宋_GB2312" w:hAnsi="仿宋_GB2312" w:eastAsia="仿宋_GB2312" w:cs="仿宋_GB2312"/>
          <w:sz w:val="32"/>
          <w:szCs w:val="32"/>
          <w:lang w:val="en-US" w:eastAsia="zh-CN"/>
        </w:rPr>
        <w:pPrChange w:id="68" w:author="逯顾斌" w:date="2024-07-17T14:15:42Z">
          <w:pPr>
            <w:keepNext w:val="0"/>
            <w:keepLines w:val="0"/>
            <w:pageBreakBefore w:val="0"/>
            <w:widowControl w:val="0"/>
            <w:kinsoku/>
            <w:wordWrap/>
            <w:overflowPunct/>
            <w:topLinePunct w:val="0"/>
            <w:autoSpaceDE/>
            <w:autoSpaceDN/>
            <w:bidi w:val="0"/>
            <w:adjustRightInd/>
            <w:snapToGrid/>
            <w:spacing w:line="520" w:lineRule="exact"/>
            <w:ind w:firstLine="640"/>
            <w:jc w:val="right"/>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640"/>
        <w:jc w:val="center"/>
        <w:textAlignment w:val="auto"/>
        <w:rPr>
          <w:rFonts w:hint="eastAsia" w:ascii="仿宋_GB2312" w:hAnsi="仿宋_GB2312" w:eastAsia="仿宋_GB2312" w:cs="仿宋_GB2312"/>
          <w:sz w:val="32"/>
          <w:szCs w:val="32"/>
          <w:lang w:val="en-US" w:eastAsia="zh-CN"/>
        </w:rPr>
        <w:pPrChange w:id="70" w:author="住建局帐户" w:date="2024-07-22T16:50:13Z">
          <w:pPr>
            <w:keepNext w:val="0"/>
            <w:keepLines w:val="0"/>
            <w:pageBreakBefore w:val="0"/>
            <w:widowControl w:val="0"/>
            <w:kinsoku/>
            <w:wordWrap/>
            <w:overflowPunct/>
            <w:topLinePunct w:val="0"/>
            <w:autoSpaceDE/>
            <w:autoSpaceDN/>
            <w:bidi w:val="0"/>
            <w:adjustRightInd/>
            <w:snapToGrid/>
            <w:spacing w:line="520" w:lineRule="exact"/>
            <w:ind w:firstLine="640"/>
            <w:jc w:val="right"/>
            <w:textAlignment w:val="auto"/>
          </w:pPr>
        </w:pPrChange>
      </w:pPr>
      <w:ins w:id="71" w:author="住建局帐户" w:date="2024-07-22T16:50:13Z">
        <w:r>
          <w:rPr>
            <w:rFonts w:hint="eastAsia" w:ascii="仿宋_GB2312" w:hAnsi="仿宋_GB2312" w:eastAsia="仿宋_GB2312" w:cs="仿宋_GB2312"/>
            <w:sz w:val="32"/>
            <w:szCs w:val="32"/>
            <w:lang w:val="en-US" w:eastAsia="zh-CN"/>
          </w:rPr>
          <w:t xml:space="preserve"> </w:t>
        </w:r>
      </w:ins>
      <w:ins w:id="72" w:author="住建局帐户" w:date="2024-07-22T16:50:14Z">
        <w:r>
          <w:rPr>
            <w:rFonts w:hint="eastAsia" w:ascii="仿宋_GB2312" w:hAnsi="仿宋_GB2312" w:eastAsia="仿宋_GB2312" w:cs="仿宋_GB2312"/>
            <w:sz w:val="32"/>
            <w:szCs w:val="32"/>
            <w:lang w:val="en-US" w:eastAsia="zh-CN"/>
          </w:rPr>
          <w:t xml:space="preserve">             </w:t>
        </w:r>
      </w:ins>
      <w:ins w:id="73" w:author="住建局帐户" w:date="2024-07-22T16:50:15Z">
        <w:r>
          <w:rPr>
            <w:rFonts w:hint="eastAsia" w:ascii="仿宋_GB2312" w:hAnsi="仿宋_GB2312" w:eastAsia="仿宋_GB2312" w:cs="仿宋_GB2312"/>
            <w:sz w:val="32"/>
            <w:szCs w:val="32"/>
            <w:lang w:val="en-US" w:eastAsia="zh-CN"/>
          </w:rPr>
          <w:t xml:space="preserve">     </w:t>
        </w:r>
      </w:ins>
      <w:ins w:id="74" w:author="住建局帐户" w:date="2024-07-22T16:50:16Z">
        <w:r>
          <w:rPr>
            <w:rFonts w:hint="eastAsia" w:ascii="仿宋_GB2312" w:hAnsi="仿宋_GB2312" w:eastAsia="仿宋_GB2312" w:cs="仿宋_GB2312"/>
            <w:sz w:val="32"/>
            <w:szCs w:val="32"/>
            <w:lang w:val="en-US" w:eastAsia="zh-CN"/>
          </w:rPr>
          <w:t xml:space="preserve">   </w:t>
        </w:r>
      </w:ins>
      <w:ins w:id="75" w:author="住建局帐户" w:date="2024-07-22T16:50:17Z">
        <w:r>
          <w:rPr>
            <w:rFonts w:hint="eastAsia" w:ascii="仿宋_GB2312" w:hAnsi="仿宋_GB2312" w:eastAsia="仿宋_GB2312" w:cs="仿宋_GB2312"/>
            <w:sz w:val="32"/>
            <w:szCs w:val="32"/>
            <w:lang w:val="en-US" w:eastAsia="zh-CN"/>
          </w:rPr>
          <w:t xml:space="preserve">  </w:t>
        </w:r>
      </w:ins>
      <w:del w:id="76" w:author="住建局帐户" w:date="2024-07-22T16:49:10Z">
        <w:r>
          <w:rPr>
            <w:rFonts w:hint="eastAsia" w:ascii="仿宋_GB2312" w:hAnsi="仿宋_GB2312" w:eastAsia="仿宋_GB2312" w:cs="仿宋_GB2312"/>
            <w:sz w:val="32"/>
            <w:szCs w:val="32"/>
            <w:lang w:val="en-US" w:eastAsia="zh-CN"/>
          </w:rPr>
          <w:delText>深圳市</w:delText>
        </w:r>
      </w:del>
      <w:r>
        <w:rPr>
          <w:rFonts w:hint="eastAsia" w:ascii="仿宋_GB2312" w:hAnsi="仿宋_GB2312" w:eastAsia="仿宋_GB2312" w:cs="仿宋_GB2312"/>
          <w:sz w:val="32"/>
          <w:szCs w:val="32"/>
          <w:lang w:val="en-US" w:eastAsia="zh-CN"/>
        </w:rPr>
        <w:t xml:space="preserve">南山区住房和建设局                    </w:t>
      </w:r>
    </w:p>
    <w:p>
      <w:pPr>
        <w:keepNext w:val="0"/>
        <w:keepLines w:val="0"/>
        <w:pageBreakBefore w:val="0"/>
        <w:widowControl w:val="0"/>
        <w:kinsoku/>
        <w:wordWrap/>
        <w:overflowPunct/>
        <w:topLinePunct w:val="0"/>
        <w:autoSpaceDE/>
        <w:autoSpaceDN/>
        <w:bidi w:val="0"/>
        <w:adjustRightInd/>
        <w:snapToGrid/>
        <w:spacing w:line="500" w:lineRule="exact"/>
        <w:ind w:firstLine="640"/>
        <w:jc w:val="center"/>
        <w:textAlignment w:val="auto"/>
        <w:rPr>
          <w:rFonts w:hint="eastAsia" w:ascii="仿宋_GB2312" w:hAnsi="仿宋_GB2312" w:eastAsia="仿宋_GB2312" w:cs="仿宋_GB2312"/>
          <w:sz w:val="32"/>
          <w:szCs w:val="32"/>
          <w:lang w:val="en-US" w:eastAsia="zh-CN"/>
        </w:rPr>
        <w:pPrChange w:id="77" w:author="逯顾斌" w:date="2024-07-17T14:15:42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r>
        <w:rPr>
          <w:rFonts w:hint="eastAsia" w:ascii="仿宋_GB2312" w:hAnsi="仿宋_GB2312" w:eastAsia="仿宋_GB2312" w:cs="仿宋_GB2312"/>
          <w:sz w:val="32"/>
          <w:szCs w:val="32"/>
          <w:lang w:val="en-US" w:eastAsia="zh-CN"/>
        </w:rPr>
        <w:t xml:space="preserve">                          2024年7月</w:t>
      </w:r>
      <w:del w:id="78" w:author="住建局帐户" w:date="2024-07-22T17:40:31Z">
        <w:r>
          <w:rPr>
            <w:rFonts w:hint="default" w:ascii="仿宋_GB2312" w:hAnsi="仿宋_GB2312" w:eastAsia="仿宋_GB2312" w:cs="仿宋_GB2312"/>
            <w:sz w:val="32"/>
            <w:szCs w:val="32"/>
            <w:lang w:val="en-US" w:eastAsia="zh-CN"/>
          </w:rPr>
          <w:delText>2</w:delText>
        </w:r>
      </w:del>
      <w:ins w:id="79" w:author="质安科" w:date="2024-07-17T11:14:16Z">
        <w:del w:id="80" w:author="住建局帐户" w:date="2024-07-22T17:40:31Z">
          <w:r>
            <w:rPr>
              <w:rFonts w:hint="default" w:ascii="仿宋_GB2312" w:hAnsi="仿宋_GB2312" w:eastAsia="仿宋_GB2312" w:cs="仿宋_GB2312"/>
              <w:sz w:val="32"/>
              <w:szCs w:val="32"/>
              <w:lang w:val="en-US" w:eastAsia="zh-CN"/>
            </w:rPr>
            <w:delText>17</w:delText>
          </w:r>
        </w:del>
      </w:ins>
      <w:ins w:id="81" w:author="住建局帐户" w:date="2024-07-22T17:40:31Z">
        <w:r>
          <w:rPr>
            <w:rFonts w:hint="default" w:ascii="仿宋_GB2312" w:hAnsi="仿宋_GB2312" w:eastAsia="仿宋_GB2312" w:cs="仿宋_GB2312"/>
            <w:sz w:val="32"/>
            <w:szCs w:val="32"/>
            <w:lang w:eastAsia="zh-CN"/>
          </w:rPr>
          <w:t>22</w:t>
        </w:r>
      </w:ins>
      <w:r>
        <w:rPr>
          <w:rFonts w:hint="eastAsia" w:ascii="仿宋_GB2312" w:hAnsi="仿宋_GB2312" w:eastAsia="仿宋_GB2312" w:cs="仿宋_GB2312"/>
          <w:sz w:val="32"/>
          <w:szCs w:val="32"/>
          <w:lang w:val="en-US" w:eastAsia="zh-CN"/>
        </w:rPr>
        <w:t>日</w:t>
      </w:r>
    </w:p>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eastAsia" w:ascii="仿宋_GB2312" w:hAnsi="仿宋_GB2312" w:eastAsia="仿宋_GB2312" w:cs="仿宋_GB2312"/>
          <w:sz w:val="32"/>
          <w:szCs w:val="32"/>
          <w:lang w:val="en-US" w:eastAsia="zh-CN"/>
        </w:rPr>
        <w:pPrChange w:id="82" w:author="逯顾斌" w:date="2024-07-17T14:15:42Z">
          <w:pPr>
            <w:keepNext w:val="0"/>
            <w:keepLines w:val="0"/>
            <w:pageBreakBefore w:val="0"/>
            <w:widowControl w:val="0"/>
            <w:kinsoku/>
            <w:wordWrap/>
            <w:overflowPunct/>
            <w:topLinePunct w:val="0"/>
            <w:autoSpaceDE/>
            <w:autoSpaceDN/>
            <w:bidi w:val="0"/>
            <w:adjustRightInd/>
            <w:snapToGrid/>
            <w:spacing w:line="520" w:lineRule="exact"/>
            <w:jc w:val="both"/>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640"/>
        <w:jc w:val="center"/>
        <w:textAlignment w:val="auto"/>
        <w:rPr>
          <w:ins w:id="84" w:author="逯顾斌" w:date="2024-07-17T14:15:50Z"/>
          <w:rFonts w:hint="eastAsia" w:ascii="仿宋_GB2312" w:hAnsi="仿宋_GB2312" w:eastAsia="仿宋_GB2312" w:cs="仿宋_GB2312"/>
          <w:sz w:val="32"/>
          <w:szCs w:val="32"/>
          <w:lang w:val="en-US" w:eastAsia="zh-CN"/>
        </w:rPr>
        <w:pPrChange w:id="83" w:author="逯顾斌" w:date="2024-07-17T14:15:42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r>
        <w:rPr>
          <w:rFonts w:hint="eastAsia" w:ascii="仿宋_GB2312" w:hAnsi="仿宋_GB2312" w:eastAsia="仿宋_GB2312" w:cs="仿宋_GB2312"/>
          <w:sz w:val="32"/>
          <w:szCs w:val="32"/>
          <w:lang w:val="en-US" w:eastAsia="zh-CN"/>
        </w:rPr>
        <w:t>（联系人：陈鹏</w:t>
      </w:r>
      <w:del w:id="85" w:author="住建局帐户" w:date="2024-07-22T16:49:18Z">
        <w:r>
          <w:rPr>
            <w:rFonts w:hint="eastAsia" w:ascii="仿宋_GB2312" w:hAnsi="仿宋_GB2312" w:eastAsia="仿宋_GB2312" w:cs="仿宋_GB2312"/>
            <w:sz w:val="32"/>
            <w:szCs w:val="32"/>
            <w:lang w:val="en-US" w:eastAsia="zh-CN"/>
          </w:rPr>
          <w:delText xml:space="preserve">      </w:delText>
        </w:r>
      </w:del>
      <w:ins w:id="86" w:author="住建局帐户" w:date="2024-07-22T16:49:18Z">
        <w:r>
          <w:rPr>
            <w:rFonts w:hint="eastAsia" w:ascii="仿宋_GB2312" w:hAnsi="仿宋_GB2312" w:eastAsia="仿宋_GB2312" w:cs="仿宋_GB2312"/>
            <w:sz w:val="32"/>
            <w:szCs w:val="32"/>
            <w:lang w:val="en-US" w:eastAsia="zh-CN"/>
          </w:rPr>
          <w:t>，</w:t>
        </w:r>
      </w:ins>
      <w:r>
        <w:rPr>
          <w:rFonts w:hint="eastAsia" w:ascii="仿宋_GB2312" w:hAnsi="仿宋_GB2312" w:eastAsia="仿宋_GB2312" w:cs="仿宋_GB2312"/>
          <w:sz w:val="32"/>
          <w:szCs w:val="32"/>
          <w:lang w:val="en-US" w:eastAsia="zh-CN"/>
        </w:rPr>
        <w:t>联系电话：26667584）</w:t>
      </w:r>
    </w:p>
    <w:p>
      <w:pPr>
        <w:keepNext w:val="0"/>
        <w:keepLines w:val="0"/>
        <w:pageBreakBefore w:val="0"/>
        <w:widowControl w:val="0"/>
        <w:kinsoku/>
        <w:wordWrap/>
        <w:overflowPunct/>
        <w:topLinePunct w:val="0"/>
        <w:autoSpaceDE/>
        <w:autoSpaceDN/>
        <w:bidi w:val="0"/>
        <w:adjustRightInd/>
        <w:snapToGrid/>
        <w:spacing w:line="500" w:lineRule="exact"/>
        <w:ind w:firstLine="640"/>
        <w:jc w:val="both"/>
        <w:textAlignment w:val="auto"/>
        <w:rPr>
          <w:ins w:id="88" w:author="逯顾斌" w:date="2024-07-17T14:15:52Z"/>
          <w:del w:id="89" w:author="质安科" w:date="2024-07-19T08:56:23Z"/>
          <w:rFonts w:hint="eastAsia" w:ascii="仿宋_GB2312" w:hAnsi="仿宋_GB2312" w:eastAsia="仿宋_GB2312" w:cs="仿宋_GB2312"/>
          <w:sz w:val="32"/>
          <w:szCs w:val="32"/>
          <w:lang w:val="en-US" w:eastAsia="zh-CN"/>
        </w:rPr>
        <w:pPrChange w:id="87" w:author="逯顾斌" w:date="2024-07-17T14:15:51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91" w:author="逯顾斌" w:date="2024-07-17T14:15:55Z"/>
          <w:rFonts w:hint="eastAsia" w:ascii="仿宋_GB2312" w:hAnsi="仿宋_GB2312" w:eastAsia="仿宋_GB2312" w:cs="仿宋_GB2312"/>
          <w:sz w:val="32"/>
          <w:szCs w:val="32"/>
          <w:lang w:val="en-US" w:eastAsia="zh-CN"/>
        </w:rPr>
        <w:pPrChange w:id="90"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93" w:author="住建局帐户" w:date="2024-07-22T16:50:31Z"/>
          <w:rFonts w:hint="default" w:ascii="仿宋_GB2312" w:hAnsi="仿宋_GB2312" w:eastAsia="仿宋_GB2312" w:cs="仿宋_GB2312"/>
          <w:sz w:val="32"/>
          <w:szCs w:val="32"/>
          <w:lang w:eastAsia="zh-CN"/>
        </w:rPr>
        <w:pPrChange w:id="92"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95" w:author="住建局帐户" w:date="2024-07-22T16:50:31Z"/>
          <w:rFonts w:hint="default" w:ascii="仿宋_GB2312" w:hAnsi="仿宋_GB2312" w:eastAsia="仿宋_GB2312" w:cs="仿宋_GB2312"/>
          <w:sz w:val="32"/>
          <w:szCs w:val="32"/>
          <w:lang w:eastAsia="zh-CN"/>
        </w:rPr>
        <w:pPrChange w:id="94"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97" w:author="住建局帐户" w:date="2024-07-22T16:50:31Z"/>
          <w:rFonts w:hint="default" w:ascii="仿宋_GB2312" w:hAnsi="仿宋_GB2312" w:eastAsia="仿宋_GB2312" w:cs="仿宋_GB2312"/>
          <w:sz w:val="32"/>
          <w:szCs w:val="32"/>
          <w:lang w:eastAsia="zh-CN"/>
        </w:rPr>
        <w:pPrChange w:id="96"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99" w:author="住建局帐户" w:date="2024-07-22T16:50:31Z"/>
          <w:rFonts w:hint="default" w:ascii="仿宋_GB2312" w:hAnsi="仿宋_GB2312" w:eastAsia="仿宋_GB2312" w:cs="仿宋_GB2312"/>
          <w:sz w:val="32"/>
          <w:szCs w:val="32"/>
          <w:lang w:eastAsia="zh-CN"/>
        </w:rPr>
        <w:pPrChange w:id="98"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101" w:author="住建局帐户" w:date="2024-07-22T16:50:32Z"/>
          <w:rFonts w:hint="default" w:ascii="仿宋_GB2312" w:hAnsi="仿宋_GB2312" w:eastAsia="仿宋_GB2312" w:cs="仿宋_GB2312"/>
          <w:sz w:val="32"/>
          <w:szCs w:val="32"/>
          <w:lang w:eastAsia="zh-CN"/>
        </w:rPr>
        <w:pPrChange w:id="100"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103" w:author="住建局帐户" w:date="2024-07-22T16:50:32Z"/>
          <w:rFonts w:hint="default" w:ascii="仿宋_GB2312" w:hAnsi="仿宋_GB2312" w:eastAsia="仿宋_GB2312" w:cs="仿宋_GB2312"/>
          <w:sz w:val="32"/>
          <w:szCs w:val="32"/>
          <w:lang w:eastAsia="zh-CN"/>
        </w:rPr>
        <w:pPrChange w:id="102"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105" w:author="住建局帐户" w:date="2024-07-22T16:50:32Z"/>
          <w:rFonts w:hint="default" w:ascii="仿宋_GB2312" w:hAnsi="仿宋_GB2312" w:eastAsia="仿宋_GB2312" w:cs="仿宋_GB2312"/>
          <w:sz w:val="32"/>
          <w:szCs w:val="32"/>
          <w:lang w:eastAsia="zh-CN"/>
        </w:rPr>
        <w:pPrChange w:id="104"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107" w:author="住建局帐户" w:date="2024-07-22T16:50:32Z"/>
          <w:rFonts w:hint="default" w:ascii="仿宋_GB2312" w:hAnsi="仿宋_GB2312" w:eastAsia="仿宋_GB2312" w:cs="仿宋_GB2312"/>
          <w:sz w:val="32"/>
          <w:szCs w:val="32"/>
          <w:lang w:eastAsia="zh-CN"/>
        </w:rPr>
        <w:pPrChange w:id="106"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109" w:author="住建局帐户" w:date="2024-07-22T16:50:32Z"/>
          <w:rFonts w:hint="default" w:ascii="仿宋_GB2312" w:hAnsi="仿宋_GB2312" w:eastAsia="仿宋_GB2312" w:cs="仿宋_GB2312"/>
          <w:sz w:val="32"/>
          <w:szCs w:val="32"/>
          <w:lang w:eastAsia="zh-CN"/>
        </w:rPr>
        <w:pPrChange w:id="108"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111" w:author="住建局帐户" w:date="2024-07-22T16:50:33Z"/>
          <w:rFonts w:hint="default" w:ascii="仿宋_GB2312" w:hAnsi="仿宋_GB2312" w:eastAsia="仿宋_GB2312" w:cs="仿宋_GB2312"/>
          <w:sz w:val="32"/>
          <w:szCs w:val="32"/>
          <w:lang w:eastAsia="zh-CN"/>
        </w:rPr>
        <w:pPrChange w:id="110"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113" w:author="住建局帐户" w:date="2024-07-22T16:50:33Z"/>
          <w:rFonts w:hint="default" w:ascii="仿宋_GB2312" w:hAnsi="仿宋_GB2312" w:eastAsia="仿宋_GB2312" w:cs="仿宋_GB2312"/>
          <w:sz w:val="32"/>
          <w:szCs w:val="32"/>
          <w:lang w:eastAsia="zh-CN"/>
        </w:rPr>
        <w:pPrChange w:id="112"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115" w:author="住建局帐户" w:date="2024-07-22T16:50:33Z"/>
          <w:rFonts w:hint="default" w:ascii="仿宋_GB2312" w:hAnsi="仿宋_GB2312" w:eastAsia="仿宋_GB2312" w:cs="仿宋_GB2312"/>
          <w:sz w:val="32"/>
          <w:szCs w:val="32"/>
          <w:lang w:eastAsia="zh-CN"/>
        </w:rPr>
        <w:pPrChange w:id="114"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117" w:author="住建局帐户" w:date="2024-07-22T16:50:33Z"/>
          <w:rFonts w:hint="default" w:ascii="仿宋_GB2312" w:hAnsi="仿宋_GB2312" w:eastAsia="仿宋_GB2312" w:cs="仿宋_GB2312"/>
          <w:sz w:val="32"/>
          <w:szCs w:val="32"/>
          <w:lang w:eastAsia="zh-CN"/>
        </w:rPr>
        <w:pPrChange w:id="116"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119" w:author="住建局帐户" w:date="2024-07-22T16:50:33Z"/>
          <w:rFonts w:hint="default" w:ascii="仿宋_GB2312" w:hAnsi="仿宋_GB2312" w:eastAsia="仿宋_GB2312" w:cs="仿宋_GB2312"/>
          <w:sz w:val="32"/>
          <w:szCs w:val="32"/>
          <w:lang w:eastAsia="zh-CN"/>
        </w:rPr>
        <w:pPrChange w:id="118"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121" w:author="住建局帐户" w:date="2024-07-22T16:50:34Z"/>
          <w:rFonts w:hint="default" w:ascii="仿宋_GB2312" w:hAnsi="仿宋_GB2312" w:eastAsia="仿宋_GB2312" w:cs="仿宋_GB2312"/>
          <w:sz w:val="32"/>
          <w:szCs w:val="32"/>
          <w:lang w:eastAsia="zh-CN"/>
        </w:rPr>
        <w:pPrChange w:id="120"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123" w:author="住建局帐户" w:date="2024-07-22T16:50:34Z"/>
          <w:rFonts w:hint="default" w:ascii="仿宋_GB2312" w:hAnsi="仿宋_GB2312" w:eastAsia="仿宋_GB2312" w:cs="仿宋_GB2312"/>
          <w:sz w:val="32"/>
          <w:szCs w:val="32"/>
          <w:lang w:eastAsia="zh-CN"/>
        </w:rPr>
        <w:pPrChange w:id="122"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ins w:id="125" w:author="住建局帐户" w:date="2024-07-22T16:50:36Z"/>
          <w:rFonts w:hint="default" w:ascii="仿宋_GB2312" w:hAnsi="仿宋_GB2312" w:eastAsia="仿宋_GB2312" w:cs="仿宋_GB2312"/>
          <w:sz w:val="32"/>
          <w:szCs w:val="32"/>
          <w:lang w:eastAsia="zh-CN"/>
        </w:rPr>
        <w:pPrChange w:id="124"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p>
    <w:p>
      <w:pPr>
        <w:keepNext w:val="0"/>
        <w:keepLines w:val="0"/>
        <w:pageBreakBefore w:val="0"/>
        <w:widowControl w:val="0"/>
        <w:kinsoku/>
        <w:wordWrap/>
        <w:overflowPunct/>
        <w:topLinePunct w:val="0"/>
        <w:autoSpaceDE/>
        <w:autoSpaceDN/>
        <w:bidi w:val="0"/>
        <w:adjustRightInd/>
        <w:snapToGrid/>
        <w:spacing w:line="500" w:lineRule="exact"/>
        <w:ind w:firstLine="0"/>
        <w:jc w:val="both"/>
        <w:textAlignment w:val="auto"/>
        <w:rPr>
          <w:rFonts w:hint="default" w:ascii="仿宋_GB2312" w:hAnsi="仿宋_GB2312" w:eastAsia="仿宋_GB2312" w:cs="仿宋_GB2312"/>
          <w:sz w:val="32"/>
          <w:szCs w:val="32"/>
          <w:lang w:eastAsia="zh-CN"/>
        </w:rPr>
        <w:pPrChange w:id="126" w:author="逯顾斌" w:date="2024-07-17T14:15:53Z">
          <w:pPr>
            <w:keepNext w:val="0"/>
            <w:keepLines w:val="0"/>
            <w:pageBreakBefore w:val="0"/>
            <w:widowControl w:val="0"/>
            <w:kinsoku/>
            <w:wordWrap/>
            <w:overflowPunct/>
            <w:topLinePunct w:val="0"/>
            <w:autoSpaceDE/>
            <w:autoSpaceDN/>
            <w:bidi w:val="0"/>
            <w:adjustRightInd/>
            <w:snapToGrid/>
            <w:spacing w:line="520" w:lineRule="exact"/>
            <w:ind w:firstLine="640"/>
            <w:jc w:val="center"/>
            <w:textAlignment w:val="auto"/>
          </w:pPr>
        </w:pPrChange>
      </w:pPr>
      <w:ins w:id="127" w:author="逯顾斌" w:date="2024-07-17T14:16:05Z">
        <w:r>
          <w:rPr>
            <w:rFonts w:hint="default" w:ascii="仿宋_GB2312" w:hAnsi="仿宋_GB2312" w:eastAsia="仿宋_GB2312" w:cs="仿宋_GB2312"/>
            <w:sz w:val="32"/>
            <w:szCs w:val="32"/>
            <w:lang w:eastAsia="zh-CN"/>
          </w:rPr>
          <w:t>抄送</w:t>
        </w:r>
      </w:ins>
      <w:ins w:id="128" w:author="逯顾斌" w:date="2024-07-17T14:16:07Z">
        <w:r>
          <w:rPr>
            <w:rFonts w:hint="default" w:ascii="仿宋_GB2312" w:hAnsi="仿宋_GB2312" w:eastAsia="仿宋_GB2312" w:cs="仿宋_GB2312"/>
            <w:sz w:val="32"/>
            <w:szCs w:val="32"/>
            <w:lang w:eastAsia="zh-CN"/>
          </w:rPr>
          <w:t>：</w:t>
        </w:r>
      </w:ins>
      <w:ins w:id="129" w:author="逯顾斌" w:date="2024-07-17T14:16:12Z">
        <w:r>
          <w:rPr>
            <w:rFonts w:hint="default" w:ascii="仿宋_GB2312" w:hAnsi="仿宋_GB2312" w:eastAsia="仿宋_GB2312" w:cs="仿宋_GB2312"/>
            <w:sz w:val="32"/>
            <w:szCs w:val="32"/>
            <w:lang w:eastAsia="zh-CN"/>
          </w:rPr>
          <w:t>区</w:t>
        </w:r>
      </w:ins>
      <w:ins w:id="130" w:author="逯顾斌" w:date="2024-07-17T14:16:13Z">
        <w:r>
          <w:rPr>
            <w:rFonts w:hint="default" w:ascii="仿宋_GB2312" w:hAnsi="仿宋_GB2312" w:eastAsia="仿宋_GB2312" w:cs="仿宋_GB2312"/>
            <w:sz w:val="32"/>
            <w:szCs w:val="32"/>
            <w:lang w:eastAsia="zh-CN"/>
          </w:rPr>
          <w:t>安委办、</w:t>
        </w:r>
      </w:ins>
      <w:ins w:id="131" w:author="逯顾斌" w:date="2024-07-17T14:16:22Z">
        <w:r>
          <w:rPr>
            <w:rFonts w:hint="default" w:ascii="仿宋_GB2312" w:hAnsi="仿宋_GB2312" w:eastAsia="仿宋_GB2312" w:cs="仿宋_GB2312"/>
            <w:sz w:val="32"/>
            <w:szCs w:val="32"/>
            <w:lang w:eastAsia="zh-CN"/>
          </w:rPr>
          <w:t>区委编办、</w:t>
        </w:r>
      </w:ins>
      <w:ins w:id="132" w:author="质安科" w:date="2024-07-19T08:56:20Z">
        <w:r>
          <w:rPr>
            <w:rFonts w:hint="default" w:ascii="仿宋_GB2312" w:hAnsi="仿宋_GB2312" w:eastAsia="仿宋_GB2312" w:cs="仿宋_GB2312"/>
            <w:sz w:val="32"/>
            <w:szCs w:val="32"/>
            <w:lang w:eastAsia="zh-CN"/>
          </w:rPr>
          <w:t>市生态环境局南山管理局</w:t>
        </w:r>
      </w:ins>
      <w:ins w:id="133" w:author="质安科" w:date="2024-07-19T08:55:57Z">
        <w:r>
          <w:rPr>
            <w:rFonts w:hint="eastAsia" w:ascii="仿宋_GB2312" w:hAnsi="仿宋_GB2312" w:eastAsia="仿宋_GB2312" w:cs="仿宋_GB2312"/>
            <w:sz w:val="32"/>
            <w:szCs w:val="32"/>
            <w:lang w:eastAsia="zh-CN"/>
          </w:rPr>
          <w:t>、</w:t>
        </w:r>
      </w:ins>
      <w:ins w:id="134" w:author="质安科" w:date="2024-07-19T08:57:19Z">
        <w:r>
          <w:rPr>
            <w:rFonts w:hint="eastAsia" w:ascii="仿宋_GB2312" w:hAnsi="仿宋_GB2312" w:eastAsia="仿宋_GB2312" w:cs="仿宋_GB2312"/>
            <w:sz w:val="32"/>
            <w:szCs w:val="32"/>
            <w:lang w:eastAsia="zh-CN"/>
          </w:rPr>
          <w:t>区城管和综合执法局</w:t>
        </w:r>
      </w:ins>
      <w:ins w:id="135" w:author="质安科" w:date="2024-07-19T08:57:21Z">
        <w:r>
          <w:rPr>
            <w:rFonts w:hint="eastAsia" w:ascii="仿宋_GB2312" w:hAnsi="仿宋_GB2312" w:eastAsia="仿宋_GB2312" w:cs="仿宋_GB2312"/>
            <w:sz w:val="32"/>
            <w:szCs w:val="32"/>
            <w:lang w:eastAsia="zh-CN"/>
          </w:rPr>
          <w:t>、</w:t>
        </w:r>
      </w:ins>
      <w:ins w:id="136" w:author="逯顾斌" w:date="2024-07-20T10:33:34Z">
        <w:r>
          <w:rPr>
            <w:rFonts w:hint="default" w:ascii="仿宋_GB2312" w:hAnsi="仿宋_GB2312" w:eastAsia="仿宋_GB2312" w:cs="仿宋_GB2312"/>
            <w:sz w:val="32"/>
            <w:szCs w:val="32"/>
            <w:lang w:eastAsia="zh-CN"/>
          </w:rPr>
          <w:t>区</w:t>
        </w:r>
      </w:ins>
      <w:ins w:id="137" w:author="逯顾斌" w:date="2024-07-20T10:33:37Z">
        <w:r>
          <w:rPr>
            <w:rFonts w:hint="default" w:ascii="仿宋_GB2312" w:hAnsi="仿宋_GB2312" w:eastAsia="仿宋_GB2312" w:cs="仿宋_GB2312"/>
            <w:sz w:val="32"/>
            <w:szCs w:val="32"/>
            <w:lang w:eastAsia="zh-CN"/>
          </w:rPr>
          <w:t>人力资源局</w:t>
        </w:r>
      </w:ins>
      <w:ins w:id="138" w:author="逯顾斌" w:date="2024-07-20T10:33:38Z">
        <w:r>
          <w:rPr>
            <w:rFonts w:hint="default" w:ascii="仿宋_GB2312" w:hAnsi="仿宋_GB2312" w:eastAsia="仿宋_GB2312" w:cs="仿宋_GB2312"/>
            <w:sz w:val="32"/>
            <w:szCs w:val="32"/>
            <w:lang w:eastAsia="zh-CN"/>
          </w:rPr>
          <w:t>、</w:t>
        </w:r>
      </w:ins>
      <w:ins w:id="139" w:author="逯顾斌" w:date="2024-07-17T14:16:24Z">
        <w:r>
          <w:rPr>
            <w:rFonts w:hint="default" w:ascii="仿宋_GB2312" w:hAnsi="仿宋_GB2312" w:eastAsia="仿宋_GB2312" w:cs="仿宋_GB2312"/>
            <w:sz w:val="32"/>
            <w:szCs w:val="32"/>
            <w:lang w:eastAsia="zh-CN"/>
          </w:rPr>
          <w:t>各</w:t>
        </w:r>
      </w:ins>
      <w:ins w:id="140" w:author="逯顾斌" w:date="2024-07-17T14:16:26Z">
        <w:r>
          <w:rPr>
            <w:rFonts w:hint="default" w:ascii="仿宋_GB2312" w:hAnsi="仿宋_GB2312" w:eastAsia="仿宋_GB2312" w:cs="仿宋_GB2312"/>
            <w:sz w:val="32"/>
            <w:szCs w:val="32"/>
            <w:lang w:eastAsia="zh-CN"/>
          </w:rPr>
          <w:t>街道办</w:t>
        </w:r>
      </w:ins>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D050000L [URW ]"/>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D050000L [URW ]"/>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auto"/>
    <w:pitch w:val="default"/>
    <w:sig w:usb0="00000000" w:usb1="00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仿宋_GBK">
    <w:panose1 w:val="02000000000000000000"/>
    <w:charset w:val="86"/>
    <w:family w:val="auto"/>
    <w:pitch w:val="default"/>
    <w:sig w:usb0="00000001" w:usb1="08000000" w:usb2="00000000" w:usb3="00000000" w:csb0="00040000" w:csb1="00000000"/>
  </w:font>
  <w:font w:name="Arial">
    <w:altName w:val="DejaVu Sans"/>
    <w:panose1 w:val="00000000000000000000"/>
    <w:charset w:val="00"/>
    <w:family w:val="auto"/>
    <w:pitch w:val="default"/>
    <w:sig w:usb0="00000000" w:usb1="00000000" w:usb2="00000000" w:usb3="00000000" w:csb0="00000000" w:csb1="0000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ins w:id="0" w:author="root" w:date="2024-07-22T08:01:50Z">
      <w:r>
        <w:rPr>
          <w:sz w:val="18"/>
        </w:rPr>
        <w:pict>
          <v:shape id="PowerPlusWaterMarkObject8142719" o:spid="_x0000_s2066" o:spt="136" type="#_x0000_t136" style="position:absolute;left:0pt;margin-left:501.9pt;margin-top:483.35pt;height:96pt;width:101pt;mso-position-horizontal-relative:margin;mso-position-vertical-relative:margin;rotation:-2949120f;z-index:-251640832;mso-width-relative:page;mso-height-relative:page;" fillcolor="#C0C0C0" filled="t" stroked="f" coordsize="21600,21600" adj="10800">
            <v:path/>
            <v:fill on="t" opacity="32768f" focussize="0,0"/>
            <v:stroke on="f"/>
            <v:imagedata o:title=""/>
            <o:lock v:ext="edit" aspectratio="t"/>
            <v:textpath on="t" fitpath="t" trim="t" xscale="f" string="邱礼聪&#10;&#10;&#10;&#10;2024-07-22" style="font-family:8;font-size:96pt;v-same-letter-heights:f;v-text-align:center;"/>
          </v:shape>
        </w:pict>
      </w:r>
    </w:ins>
    <w:ins w:id="2" w:author="root" w:date="2024-07-22T08:01:50Z">
      <w:r>
        <w:rPr>
          <w:sz w:val="18"/>
        </w:rPr>
        <w:pict>
          <v:shape id="PowerPlusWaterMarkObject8070267" o:spid="_x0000_s2065" o:spt="136" type="#_x0000_t136" style="position:absolute;left:0pt;margin-left:299.65pt;margin-top:685.55pt;height:96pt;width:101pt;mso-position-horizontal-relative:margin;mso-position-vertical-relative:margin;rotation:-2949120f;z-index:-251641856;mso-width-relative:page;mso-height-relative:page;" fillcolor="#C0C0C0" filled="t" stroked="f" coordsize="21600,21600" adj="10800">
            <v:path/>
            <v:fill on="t" opacity="32768f" focussize="0,0"/>
            <v:stroke on="f"/>
            <v:imagedata o:title=""/>
            <o:lock v:ext="edit" aspectratio="t"/>
            <v:textpath on="t" fitpath="t" trim="t" xscale="f" string="邱礼聪&#10;&#10;&#10;&#10;2024-07-22" style="font-family:8;font-size:96pt;v-same-letter-heights:f;v-text-align:center;"/>
          </v:shape>
        </w:pict>
      </w:r>
    </w:ins>
    <w:ins w:id="4" w:author="root" w:date="2024-07-22T08:01:50Z">
      <w:r>
        <w:rPr>
          <w:sz w:val="18"/>
        </w:rPr>
        <w:pict>
          <v:shape id="PowerPlusWaterMarkObject7127912" o:spid="_x0000_s2064" o:spt="136" type="#_x0000_t136" style="position:absolute;left:0pt;margin-left:501.9pt;margin-top:278pt;height:96pt;width:101pt;mso-position-horizontal-relative:margin;mso-position-vertical-relative:margin;rotation:-2949120f;z-index:-251642880;mso-width-relative:page;mso-height-relative:page;" fillcolor="#C0C0C0" filled="t" stroked="f" coordsize="21600,21600" adj="10800">
            <v:path/>
            <v:fill on="t" opacity="32768f" focussize="0,0"/>
            <v:stroke on="f"/>
            <v:imagedata o:title=""/>
            <o:lock v:ext="edit" aspectratio="t"/>
            <v:textpath on="t" fitpath="t" trim="t" xscale="f" string="邱礼聪&#10;&#10;&#10;&#10;2024-07-22" style="font-family:8;font-size:96pt;v-same-letter-heights:f;v-text-align:center;"/>
          </v:shape>
        </w:pict>
      </w:r>
    </w:ins>
    <w:ins w:id="6" w:author="root" w:date="2024-07-22T08:01:50Z">
      <w:r>
        <w:rPr>
          <w:sz w:val="18"/>
        </w:rPr>
        <w:pict>
          <v:shape id="PowerPlusWaterMarkObject6375479" o:spid="_x0000_s2063" o:spt="136" type="#_x0000_t136" style="position:absolute;left:0pt;margin-left:299.65pt;margin-top:480.25pt;height:96pt;width:101pt;mso-position-horizontal-relative:margin;mso-position-vertical-relative:margin;rotation:-2949120f;z-index:-251643904;mso-width-relative:page;mso-height-relative:page;" fillcolor="#C0C0C0" filled="t" stroked="f" coordsize="21600,21600" adj="10800">
            <v:path/>
            <v:fill on="t" opacity="32768f" focussize="0,0"/>
            <v:stroke on="f"/>
            <v:imagedata o:title=""/>
            <o:lock v:ext="edit" aspectratio="t"/>
            <v:textpath on="t" fitpath="t" trim="t" xscale="f" string="邱礼聪&#10;&#10;&#10;&#10;2024-07-22" style="font-family:8;font-size:96pt;v-same-letter-heights:f;v-text-align:center;"/>
          </v:shape>
        </w:pict>
      </w:r>
    </w:ins>
    <w:ins w:id="8" w:author="root" w:date="2024-07-22T08:01:50Z">
      <w:r>
        <w:rPr>
          <w:sz w:val="18"/>
        </w:rPr>
        <w:pict>
          <v:shape id="PowerPlusWaterMarkObject5668552" o:spid="_x0000_s2062" o:spt="136" type="#_x0000_t136" style="position:absolute;left:0pt;margin-left:97.45pt;margin-top:682.5pt;height:96pt;width:101pt;mso-position-horizontal-relative:margin;mso-position-vertical-relative:margin;rotation:-2949120f;z-index:-251644928;mso-width-relative:page;mso-height-relative:page;" fillcolor="#C0C0C0" filled="t" stroked="f" coordsize="21600,21600" adj="10800">
            <v:path/>
            <v:fill on="t" opacity="32768f" focussize="0,0"/>
            <v:stroke on="f"/>
            <v:imagedata o:title=""/>
            <o:lock v:ext="edit" aspectratio="t"/>
            <v:textpath on="t" fitpath="t" trim="t" xscale="f" string="邱礼聪&#10;&#10;&#10;&#10;2024-07-22" style="font-family:8;font-size:96pt;v-same-letter-heights:f;v-text-align:center;"/>
          </v:shape>
        </w:pict>
      </w:r>
    </w:ins>
    <w:ins w:id="10" w:author="root" w:date="2024-07-22T08:01:50Z">
      <w:r>
        <w:rPr>
          <w:sz w:val="18"/>
        </w:rPr>
        <w:pict>
          <v:shape id="PowerPlusWaterMarkObject5400741" o:spid="_x0000_s2061" o:spt="136" type="#_x0000_t136" style="position:absolute;left:0pt;margin-left:501.9pt;margin-top:72.7pt;height:96pt;width:101pt;mso-position-horizontal-relative:margin;mso-position-vertical-relative:margin;rotation:-2949120f;z-index:-251645952;mso-width-relative:page;mso-height-relative:page;" fillcolor="#C0C0C0" filled="t" stroked="f" coordsize="21600,21600" adj="10800">
            <v:path/>
            <v:fill on="t" opacity="32768f" focussize="0,0"/>
            <v:stroke on="f"/>
            <v:imagedata o:title=""/>
            <o:lock v:ext="edit" aspectratio="t"/>
            <v:textpath on="t" fitpath="t" trim="t" xscale="f" string="邱礼聪&#10;&#10;&#10;&#10;2024-07-22" style="font-family:8;font-size:96pt;v-same-letter-heights:f;v-text-align:center;"/>
          </v:shape>
        </w:pict>
      </w:r>
    </w:ins>
    <w:ins w:id="12" w:author="root" w:date="2024-07-22T08:01:50Z">
      <w:r>
        <w:rPr>
          <w:sz w:val="18"/>
        </w:rPr>
        <w:pict>
          <v:shape id="PowerPlusWaterMarkObject4475329" o:spid="_x0000_s2060" o:spt="136" type="#_x0000_t136" style="position:absolute;left:0pt;margin-left:299.65pt;margin-top:274.95pt;height:96pt;width:101pt;mso-position-horizontal-relative:margin;mso-position-vertical-relative:margin;rotation:-2949120f;z-index:-251646976;mso-width-relative:page;mso-height-relative:page;" fillcolor="#C0C0C0" filled="t" stroked="f" coordsize="21600,21600" adj="10800">
            <v:path/>
            <v:fill on="t" opacity="32768f" focussize="0,0"/>
            <v:stroke on="f"/>
            <v:imagedata o:title=""/>
            <o:lock v:ext="edit" aspectratio="t"/>
            <v:textpath on="t" fitpath="t" trim="t" xscale="f" string="邱礼聪&#10;&#10;&#10;&#10;2024-07-22" style="font-family:8;font-size:96pt;v-same-letter-heights:f;v-text-align:center;"/>
          </v:shape>
        </w:pict>
      </w:r>
    </w:ins>
    <w:ins w:id="14" w:author="root" w:date="2024-07-22T08:01:50Z">
      <w:r>
        <w:rPr>
          <w:sz w:val="18"/>
        </w:rPr>
        <w:pict>
          <v:shape id="PowerPlusWaterMarkObject3769652" o:spid="_x0000_s2059" o:spt="136" type="#_x0000_t136" style="position:absolute;left:0pt;margin-left:97.45pt;margin-top:477.15pt;height:96pt;width:101pt;mso-position-horizontal-relative:margin;mso-position-vertical-relative:margin;rotation:-2949120f;z-index:-251648000;mso-width-relative:page;mso-height-relative:page;" fillcolor="#C0C0C0" filled="t" stroked="f" coordsize="21600,21600" adj="10800">
            <v:path/>
            <v:fill on="t" opacity="32768f" focussize="0,0"/>
            <v:stroke on="f"/>
            <v:imagedata o:title=""/>
            <o:lock v:ext="edit" aspectratio="t"/>
            <v:textpath on="t" fitpath="t" trim="t" xscale="f" string="邱礼聪&#10;&#10;&#10;&#10;2024-07-22" style="font-family:8;font-size:96pt;v-same-letter-heights:f;v-text-align:center;"/>
          </v:shape>
        </w:pict>
      </w:r>
    </w:ins>
    <w:ins w:id="16" w:author="root" w:date="2024-07-22T08:01:50Z">
      <w:r>
        <w:rPr>
          <w:sz w:val="18"/>
        </w:rPr>
        <w:pict>
          <v:shape id="PowerPlusWaterMarkObject3191726" o:spid="_x0000_s2058" o:spt="136" type="#_x0000_t136" style="position:absolute;left:0pt;margin-left:-104.8pt;margin-top:679.4pt;height:96pt;width:101pt;mso-position-horizontal-relative:margin;mso-position-vertical-relative:margin;rotation:-2949120f;z-index:-251649024;mso-width-relative:page;mso-height-relative:page;" fillcolor="#C0C0C0" filled="t" stroked="f" coordsize="21600,21600" adj="10800">
            <v:path/>
            <v:fill on="t" opacity="32768f" focussize="0,0"/>
            <v:stroke on="f"/>
            <v:imagedata o:title=""/>
            <o:lock v:ext="edit" aspectratio="t"/>
            <v:textpath on="t" fitpath="t" trim="t" xscale="f" string="邱礼聪&#10;&#10;&#10;&#10;2024-07-22" style="font-family:8;font-size:96pt;v-same-letter-heights:f;v-text-align:center;"/>
          </v:shape>
        </w:pict>
      </w:r>
    </w:ins>
    <w:ins w:id="18" w:author="root" w:date="2024-07-22T08:01:50Z">
      <w:r>
        <w:rPr>
          <w:sz w:val="18"/>
        </w:rPr>
        <w:pict>
          <v:shape id="PowerPlusWaterMarkObject2980173" o:spid="_x0000_s2057" o:spt="136" type="#_x0000_t136" style="position:absolute;left:0pt;margin-left:501.9pt;margin-top:-132.6pt;height:96pt;width:101pt;mso-position-horizontal-relative:margin;mso-position-vertical-relative:margin;rotation:-2949120f;z-index:-251650048;mso-width-relative:page;mso-height-relative:page;" fillcolor="#C0C0C0" filled="t" stroked="f" coordsize="21600,21600" adj="10800">
            <v:path/>
            <v:fill on="t" opacity="32768f" focussize="0,0"/>
            <v:stroke on="f"/>
            <v:imagedata o:title=""/>
            <o:lock v:ext="edit" aspectratio="t"/>
            <v:textpath on="t" fitpath="t" trim="t" xscale="f" string="邱礼聪&#10;&#10;&#10;&#10;2024-07-22" style="font-family:8;font-size:96pt;v-same-letter-heights:f;v-text-align:center;"/>
          </v:shape>
        </w:pict>
      </w:r>
    </w:ins>
    <w:ins w:id="20" w:author="root" w:date="2024-07-22T08:01:50Z">
      <w:r>
        <w:rPr>
          <w:sz w:val="18"/>
        </w:rPr>
        <w:pict>
          <v:shape id="PowerPlusWaterMarkObject2512157" o:spid="_x0000_s2056" o:spt="136" type="#_x0000_t136" style="position:absolute;left:0pt;margin-left:299.65pt;margin-top:69.6pt;height:96pt;width:101pt;mso-position-horizontal-relative:margin;mso-position-vertical-relative:margin;rotation:-2949120f;z-index:-251651072;mso-width-relative:page;mso-height-relative:page;" fillcolor="#C0C0C0" filled="t" stroked="f" coordsize="21600,21600" adj="10800">
            <v:path/>
            <v:fill on="t" opacity="32768f" focussize="0,0"/>
            <v:stroke on="f"/>
            <v:imagedata o:title=""/>
            <o:lock v:ext="edit" aspectratio="t"/>
            <v:textpath on="t" fitpath="t" trim="t" xscale="f" string="邱礼聪&#10;&#10;&#10;&#10;2024-07-22" style="font-family:8;font-size:96pt;v-same-letter-heights:f;v-text-align:center;"/>
          </v:shape>
        </w:pict>
      </w:r>
    </w:ins>
    <w:ins w:id="22" w:author="root" w:date="2024-07-22T08:01:50Z">
      <w:r>
        <w:rPr>
          <w:sz w:val="18"/>
        </w:rPr>
        <w:pict>
          <v:shape id="PowerPlusWaterMarkObject2307779" o:spid="_x0000_s2055" o:spt="136" type="#_x0000_t136" style="position:absolute;left:0pt;margin-left:97.45pt;margin-top:271.85pt;height:96pt;width:101pt;mso-position-horizontal-relative:margin;mso-position-vertical-relative:margin;rotation:-2949120f;z-index:-251652096;mso-width-relative:page;mso-height-relative:page;" fillcolor="#C0C0C0" filled="t" stroked="f" coordsize="21600,21600" adj="10800">
            <v:path/>
            <v:fill on="t" opacity="32768f" focussize="0,0"/>
            <v:stroke on="f"/>
            <v:imagedata o:title=""/>
            <o:lock v:ext="edit" aspectratio="t"/>
            <v:textpath on="t" fitpath="t" trim="t" xscale="f" string="邱礼聪&#10;&#10;&#10;&#10;2024-07-22" style="font-family:8;font-size:96pt;v-same-letter-heights:f;v-text-align:center;"/>
          </v:shape>
        </w:pict>
      </w:r>
    </w:ins>
    <w:ins w:id="24" w:author="root" w:date="2024-07-22T08:01:50Z">
      <w:r>
        <w:rPr>
          <w:sz w:val="18"/>
        </w:rPr>
        <w:pict>
          <v:shape id="PowerPlusWaterMarkObject1904273" o:spid="_x0000_s2054" o:spt="136" type="#_x0000_t136" style="position:absolute;left:0pt;margin-left:-104.8pt;margin-top:474.1pt;height:96pt;width:101pt;mso-position-horizontal-relative:margin;mso-position-vertical-relative:margin;rotation:-2949120f;z-index:-251653120;mso-width-relative:page;mso-height-relative:page;" fillcolor="#C0C0C0" filled="t" stroked="f" coordsize="21600,21600" adj="10800">
            <v:path/>
            <v:fill on="t" opacity="32768f" focussize="0,0"/>
            <v:stroke on="f"/>
            <v:imagedata o:title=""/>
            <o:lock v:ext="edit" aspectratio="t"/>
            <v:textpath on="t" fitpath="t" trim="t" xscale="f" string="邱礼聪&#10;&#10;&#10;&#10;2024-07-22" style="font-family:8;font-size:96pt;v-same-letter-heights:f;v-text-align:center;"/>
          </v:shape>
        </w:pict>
      </w:r>
    </w:ins>
    <w:ins w:id="26" w:author="root" w:date="2024-07-22T08:01:50Z">
      <w:r>
        <w:rPr>
          <w:sz w:val="18"/>
        </w:rPr>
        <w:pict>
          <v:shape id="PowerPlusWaterMarkObject1469673" o:spid="_x0000_s2053" o:spt="136" type="#_x0000_t136" style="position:absolute;left:0pt;margin-left:299.65pt;margin-top:-135.7pt;height:96pt;width:101pt;mso-position-horizontal-relative:margin;mso-position-vertical-relative:margin;rotation:-2949120f;z-index:-251654144;mso-width-relative:page;mso-height-relative:page;" fillcolor="#C0C0C0" filled="t" stroked="f" coordsize="21600,21600" adj="10800">
            <v:path/>
            <v:fill on="t" opacity="32768f" focussize="0,0"/>
            <v:stroke on="f"/>
            <v:imagedata o:title=""/>
            <o:lock v:ext="edit" aspectratio="t"/>
            <v:textpath on="t" fitpath="t" trim="t" xscale="f" string="邱礼聪&#10;&#10;&#10;&#10;2024-07-22" style="font-family:8;font-size:96pt;v-same-letter-heights:f;v-text-align:center;"/>
          </v:shape>
        </w:pict>
      </w:r>
    </w:ins>
    <w:ins w:id="28" w:author="root" w:date="2024-07-22T08:01:50Z">
      <w:r>
        <w:rPr>
          <w:sz w:val="18"/>
        </w:rPr>
        <w:pict>
          <v:shape id="PowerPlusWaterMarkObject1225688" o:spid="_x0000_s2052" o:spt="136" type="#_x0000_t136" style="position:absolute;left:0pt;margin-left:97.45pt;margin-top:66.55pt;height:96pt;width:101pt;mso-position-horizontal-relative:margin;mso-position-vertical-relative:margin;rotation:-2949120f;z-index:-251655168;mso-width-relative:page;mso-height-relative:page;" fillcolor="#C0C0C0" filled="t" stroked="f" coordsize="21600,21600" adj="10800">
            <v:path/>
            <v:fill on="t" opacity="32768f" focussize="0,0"/>
            <v:stroke on="f"/>
            <v:imagedata o:title=""/>
            <o:lock v:ext="edit" aspectratio="t"/>
            <v:textpath on="t" fitpath="t" trim="t" xscale="f" string="邱礼聪&#10;&#10;&#10;&#10;2024-07-22" style="font-family:8;font-size:96pt;v-same-letter-heights:f;v-text-align:center;"/>
          </v:shape>
        </w:pict>
      </w:r>
    </w:ins>
    <w:ins w:id="30" w:author="root" w:date="2024-07-22T08:01:50Z">
      <w:r>
        <w:rPr>
          <w:sz w:val="18"/>
        </w:rPr>
        <w:pict>
          <v:shape id="PowerPlusWaterMarkObject1097042" o:spid="_x0000_s2051" o:spt="136" type="#_x0000_t136" style="position:absolute;left:0pt;margin-left:-104.8pt;margin-top:268.75pt;height:96pt;width:101pt;mso-position-horizontal-relative:margin;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path="t" trim="t" xscale="f" string="邱礼聪&#10;&#10;&#10;&#10;2024-07-22" style="font-family:8;font-size:96pt;v-same-letter-heights:f;v-text-align:center;"/>
          </v:shape>
        </w:pict>
      </w:r>
    </w:ins>
    <w:ins w:id="32" w:author="root" w:date="2024-07-22T08:01:50Z">
      <w:r>
        <w:rPr>
          <w:sz w:val="18"/>
        </w:rPr>
        <w:pict>
          <v:shape id="PowerPlusWaterMarkObject1016656" o:spid="_x0000_s2050" o:spt="136" type="#_x0000_t136" style="position:absolute;left:0pt;margin-left:97.45pt;margin-top:-138.75pt;height:96pt;width:101pt;mso-position-horizontal-relative:margin;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path="t" trim="t" xscale="f" string="邱礼聪&#10;&#10;&#10;&#10;2024-07-22" style="font-family:8;font-size:96pt;v-same-letter-heights:f;v-text-align:center;"/>
          </v:shape>
        </w:pict>
      </w:r>
    </w:ins>
    <w:ins w:id="34" w:author="root" w:date="2024-07-22T08:01:50Z">
      <w:r>
        <w:rPr>
          <w:sz w:val="18"/>
        </w:rPr>
        <w:pict>
          <v:shape id="PowerPlusWaterMarkObject506618" o:spid="_x0000_s2049" o:spt="136" type="#_x0000_t136" style="position:absolute;left:0pt;margin-left:-104.8pt;margin-top:63.45pt;height:96pt;width:101pt;mso-position-horizontal-relative:margin;mso-position-vertical-relative:margin;rotation:-2949120f;z-index:-251658240;mso-width-relative:page;mso-height-relative:page;" fillcolor="#C0C0C0" filled="t" stroked="f" coordsize="21600,21600" adj="10800">
            <v:path/>
            <v:fill on="t" opacity="32768f" focussize="0,0"/>
            <v:stroke on="f"/>
            <v:imagedata o:title=""/>
            <o:lock v:ext="edit" aspectratio="t"/>
            <v:textpath on="t" fitpath="t" trim="t" xscale="f" string="邱礼聪&#10;&#10;&#10;&#10;2024-07-22" style="font-family:8;font-size:96pt;v-same-letter-heights:f;v-text-align:center;"/>
          </v:shape>
        </w:pict>
      </w:r>
    </w:ins>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逯顾斌">
    <w15:presenceInfo w15:providerId="None" w15:userId="逯顾斌"/>
  </w15:person>
  <w15:person w15:author="住建局帐户">
    <w15:presenceInfo w15:providerId="None" w15:userId="住建局帐户"/>
  </w15:person>
  <w15:person w15:author="质安科">
    <w15:presenceInfo w15:providerId="None" w15:userId="质安科"/>
  </w15:person>
  <w15:person w15:author="root">
    <w15:presenceInfo w15:providerId="None" w15:userId="roo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true"/>
  <w:embedSystemFonts/>
  <w:bordersDoNotSurroundHeader w:val="false"/>
  <w:bordersDoNotSurroundFooter w:val="false"/>
  <w:trackRevisions w:val="true"/>
  <w:documentProtection w:enforcement="0"/>
  <w:defaultTabStop w:val="420"/>
  <w:drawingGridVerticalSpacing w:val="156"/>
  <w:displayHorizontalDrawingGridEvery w:val="1"/>
  <w:displayVerticalDrawingGridEvery w:val="1"/>
  <w:noPunctuationKerning w:val="true"/>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c4ZmQxMTczNmNkNWVlYTk2MzdhYzk1NjdiZWMzZmEifQ=="/>
  </w:docVars>
  <w:rsids>
    <w:rsidRoot w:val="00407FB9"/>
    <w:rsid w:val="000230F7"/>
    <w:rsid w:val="0003479D"/>
    <w:rsid w:val="000932B4"/>
    <w:rsid w:val="000C3D4E"/>
    <w:rsid w:val="00131D14"/>
    <w:rsid w:val="0016075E"/>
    <w:rsid w:val="00161C39"/>
    <w:rsid w:val="001869FE"/>
    <w:rsid w:val="001979CA"/>
    <w:rsid w:val="001D6529"/>
    <w:rsid w:val="00215DAD"/>
    <w:rsid w:val="00233FAA"/>
    <w:rsid w:val="002558C5"/>
    <w:rsid w:val="00294F88"/>
    <w:rsid w:val="002B0026"/>
    <w:rsid w:val="002B4B15"/>
    <w:rsid w:val="00314227"/>
    <w:rsid w:val="00390BA7"/>
    <w:rsid w:val="003B4983"/>
    <w:rsid w:val="003C09AD"/>
    <w:rsid w:val="003D5135"/>
    <w:rsid w:val="003F7437"/>
    <w:rsid w:val="00407FB9"/>
    <w:rsid w:val="00424567"/>
    <w:rsid w:val="004305F3"/>
    <w:rsid w:val="004312D0"/>
    <w:rsid w:val="004475C3"/>
    <w:rsid w:val="0048306B"/>
    <w:rsid w:val="004A1D23"/>
    <w:rsid w:val="004B29F8"/>
    <w:rsid w:val="005000E9"/>
    <w:rsid w:val="005058D0"/>
    <w:rsid w:val="00522919"/>
    <w:rsid w:val="00531AB5"/>
    <w:rsid w:val="0054674A"/>
    <w:rsid w:val="00576DFA"/>
    <w:rsid w:val="00577808"/>
    <w:rsid w:val="00586D03"/>
    <w:rsid w:val="005D5E5F"/>
    <w:rsid w:val="005E714A"/>
    <w:rsid w:val="00681727"/>
    <w:rsid w:val="00691656"/>
    <w:rsid w:val="00694ABC"/>
    <w:rsid w:val="006B5B50"/>
    <w:rsid w:val="006C4A45"/>
    <w:rsid w:val="006D3B00"/>
    <w:rsid w:val="0079088E"/>
    <w:rsid w:val="007F3142"/>
    <w:rsid w:val="007F4E4F"/>
    <w:rsid w:val="007F54CD"/>
    <w:rsid w:val="008A719B"/>
    <w:rsid w:val="008E1345"/>
    <w:rsid w:val="008E4A7A"/>
    <w:rsid w:val="00905D61"/>
    <w:rsid w:val="0095347A"/>
    <w:rsid w:val="00991C42"/>
    <w:rsid w:val="009F49E9"/>
    <w:rsid w:val="009F7DBC"/>
    <w:rsid w:val="00A11AEE"/>
    <w:rsid w:val="00A17BB3"/>
    <w:rsid w:val="00A21810"/>
    <w:rsid w:val="00AA1925"/>
    <w:rsid w:val="00AB01F9"/>
    <w:rsid w:val="00AC1EB3"/>
    <w:rsid w:val="00B10E92"/>
    <w:rsid w:val="00B31EE9"/>
    <w:rsid w:val="00B4148B"/>
    <w:rsid w:val="00B66CA3"/>
    <w:rsid w:val="00B86BD6"/>
    <w:rsid w:val="00BC47FD"/>
    <w:rsid w:val="00BC7BD7"/>
    <w:rsid w:val="00C13935"/>
    <w:rsid w:val="00C24D94"/>
    <w:rsid w:val="00C44E15"/>
    <w:rsid w:val="00C46A7E"/>
    <w:rsid w:val="00C8529A"/>
    <w:rsid w:val="00C8698F"/>
    <w:rsid w:val="00CF60D5"/>
    <w:rsid w:val="00D007FA"/>
    <w:rsid w:val="00D229E8"/>
    <w:rsid w:val="00D7062C"/>
    <w:rsid w:val="00D94339"/>
    <w:rsid w:val="00DB77E5"/>
    <w:rsid w:val="00E70B3F"/>
    <w:rsid w:val="00E80D8D"/>
    <w:rsid w:val="00E94994"/>
    <w:rsid w:val="00EC7D26"/>
    <w:rsid w:val="00EE0490"/>
    <w:rsid w:val="00EE26D3"/>
    <w:rsid w:val="00EF0934"/>
    <w:rsid w:val="00EF200C"/>
    <w:rsid w:val="00F04BE1"/>
    <w:rsid w:val="00F14752"/>
    <w:rsid w:val="00F61AF0"/>
    <w:rsid w:val="00F715DC"/>
    <w:rsid w:val="00F91186"/>
    <w:rsid w:val="00FA6A00"/>
    <w:rsid w:val="00FA7902"/>
    <w:rsid w:val="00FC07C7"/>
    <w:rsid w:val="00FE37C7"/>
    <w:rsid w:val="0A776860"/>
    <w:rsid w:val="1AB34BB2"/>
    <w:rsid w:val="22C225CB"/>
    <w:rsid w:val="30232F2A"/>
    <w:rsid w:val="30246250"/>
    <w:rsid w:val="38410D60"/>
    <w:rsid w:val="3E1F06A2"/>
    <w:rsid w:val="48783F59"/>
    <w:rsid w:val="6ABE5AA6"/>
    <w:rsid w:val="70E244AC"/>
    <w:rsid w:val="77DF4C52"/>
    <w:rsid w:val="79645992"/>
    <w:rsid w:val="7DB78DD4"/>
    <w:rsid w:val="AD7BB6E3"/>
    <w:rsid w:val="AFFF1187"/>
    <w:rsid w:val="CABF895A"/>
    <w:rsid w:val="DE7596E9"/>
    <w:rsid w:val="DF6310BC"/>
    <w:rsid w:val="EB776692"/>
    <w:rsid w:val="FF7F91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7"/>
    <w:semiHidden/>
    <w:unhideWhenUsed/>
    <w:uiPriority w:val="99"/>
    <w:rPr>
      <w:sz w:val="18"/>
      <w:szCs w:val="18"/>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批注框文本 Char"/>
    <w:link w:val="2"/>
    <w:semiHidden/>
    <w:uiPriority w:val="99"/>
    <w:rPr>
      <w:rFonts w:ascii="Calibri" w:hAnsi="Calibri" w:eastAsia="宋体" w:cs="Times New Roman"/>
      <w:sz w:val="18"/>
      <w:szCs w:val="18"/>
    </w:rPr>
  </w:style>
  <w:style w:type="character" w:customStyle="1" w:styleId="8">
    <w:name w:val="页眉 Char"/>
    <w:link w:val="4"/>
    <w:uiPriority w:val="99"/>
    <w:rPr>
      <w:rFonts w:ascii="Calibri" w:hAnsi="Calibri" w:eastAsia="宋体" w:cs="Times New Roman"/>
      <w:sz w:val="18"/>
      <w:szCs w:val="18"/>
    </w:rPr>
  </w:style>
  <w:style w:type="character" w:customStyle="1" w:styleId="9">
    <w:name w:val="页脚 Char"/>
    <w:link w:val="3"/>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66"/>
    <customShpInfo spid="_x0000_s2065"/>
    <customShpInfo spid="_x0000_s2064"/>
    <customShpInfo spid="_x0000_s2063"/>
    <customShpInfo spid="_x0000_s2062"/>
    <customShpInfo spid="_x0000_s2061"/>
    <customShpInfo spid="_x0000_s2060"/>
    <customShpInfo spid="_x0000_s2059"/>
    <customShpInfo spid="_x0000_s2058"/>
    <customShpInfo spid="_x0000_s2057"/>
    <customShpInfo spid="_x0000_s2056"/>
    <customShpInfo spid="_x0000_s2055"/>
    <customShpInfo spid="_x0000_s2054"/>
    <customShpInfo spid="_x0000_s2053"/>
    <customShpInfo spid="_x0000_s2052"/>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1</Pages>
  <Words>344</Words>
  <Characters>359</Characters>
  <Lines>0</Lines>
  <Paragraphs>0</Paragraphs>
  <TotalTime>25</TotalTime>
  <ScaleCrop>false</ScaleCrop>
  <LinksUpToDate>false</LinksUpToDate>
  <CharactersWithSpaces>411</CharactersWithSpaces>
  <Application>WPS Office_11.8.2.9604_F1E327BC-269C-435d-A152-05C5408002CA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2014-10-31T15:08:00Z</dcterms:created>
  <dc:creator>吴弋奔</dc:creator>
  <cp:lastModifiedBy>root</cp:lastModifiedBy>
  <dcterms:modified xsi:type="dcterms:W3CDTF">2024-07-22T08:01:50Z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2052-11.8.2.9604</vt:lpwstr>
  </property>
  <property fmtid="{D5CDD505-2E9C-101B-9397-08002B2CF9AE}" pid="3" name="ICV">
    <vt:lpwstr>1AAE4E4406D7434FA2544C66727782D6</vt:lpwstr>
  </property>
</Properties>
</file>